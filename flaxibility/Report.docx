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73706" w14:textId="77777777" w:rsidR="0060203E" w:rsidRPr="00E919DB" w:rsidRDefault="00526894" w:rsidP="00526894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bookmarkStart w:id="0" w:name="_Hlk99830813"/>
      <w:bookmarkEnd w:id="0"/>
      <w:r w:rsidRPr="00E919D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866CC65" wp14:editId="2ABC1EFA">
            <wp:extent cx="897373" cy="1348513"/>
            <wp:effectExtent l="0" t="0" r="0" b="4445"/>
            <wp:docPr id="5" name="รูปภาพ 5" descr="PSU.W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SU.WI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030" cy="137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9CE6" w14:textId="77777777" w:rsidR="0060203E" w:rsidRPr="00E919DB" w:rsidRDefault="00995BED" w:rsidP="0060203E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E919DB">
        <w:rPr>
          <w:rFonts w:ascii="TH Sarabun New" w:hAnsi="TH Sarabun New" w:cs="TH Sarabun New"/>
          <w:b/>
          <w:bCs/>
          <w:sz w:val="36"/>
          <w:szCs w:val="36"/>
          <w:cs/>
        </w:rPr>
        <w:t>โครงงานวิทยาศาสตร์</w:t>
      </w:r>
    </w:p>
    <w:p w14:paraId="5B3DF47A" w14:textId="77777777" w:rsidR="00502DB6" w:rsidRPr="00E919DB" w:rsidRDefault="00502DB6" w:rsidP="0060203E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14:paraId="0233D931" w14:textId="0F820326" w:rsidR="00995BED" w:rsidRPr="00E919DB" w:rsidRDefault="00995BED" w:rsidP="0060203E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="00D70018" w:rsidRPr="00E919DB">
        <w:rPr>
          <w:rFonts w:ascii="TH Sarabun New" w:hAnsi="TH Sarabun New" w:cs="TH Sarabun New"/>
          <w:sz w:val="32"/>
          <w:szCs w:val="32"/>
        </w:rPr>
        <w:t xml:space="preserve"> </w:t>
      </w:r>
      <w:r w:rsidR="00D92EBA" w:rsidRPr="00D92EBA">
        <w:rPr>
          <w:rFonts w:ascii="TH Sarabun New" w:hAnsi="TH Sarabun New" w:cs="TH Sarabun New"/>
          <w:sz w:val="32"/>
          <w:szCs w:val="32"/>
        </w:rPr>
        <w:t>flaxibility: Drag and Drop Factory Managing Puzzle Game</w:t>
      </w:r>
    </w:p>
    <w:p w14:paraId="444BF7E1" w14:textId="77777777" w:rsidR="00DE74F6" w:rsidRDefault="00DE74F6" w:rsidP="00995BED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A1FCE99" w14:textId="57B13505" w:rsidR="0060203E" w:rsidRPr="00E919DB" w:rsidRDefault="00995BED" w:rsidP="00995BED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โดย</w:t>
      </w:r>
    </w:p>
    <w:p w14:paraId="514573FD" w14:textId="0CF67BC8" w:rsidR="0060203E" w:rsidRPr="00E919DB" w:rsidRDefault="004B106E" w:rsidP="0060203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</w:t>
      </w:r>
      <w:r w:rsidR="000374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เจษฎา คณะทอง</w:t>
      </w:r>
      <w:r w:rsidR="00D70018" w:rsidRPr="004B106E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4B106E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4B106E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4B106E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60203E" w:rsidRPr="004B106E">
        <w:rPr>
          <w:rFonts w:ascii="TH Sarabun New" w:hAnsi="TH Sarabun New" w:cs="TH Sarabun New"/>
          <w:sz w:val="32"/>
          <w:szCs w:val="32"/>
          <w:cs/>
        </w:rPr>
        <w:t>ชั้น</w:t>
      </w:r>
      <w:r>
        <w:rPr>
          <w:rFonts w:ascii="TH Sarabun New" w:hAnsi="TH Sarabun New" w:cs="TH Sarabun New"/>
          <w:sz w:val="32"/>
          <w:szCs w:val="32"/>
        </w:rPr>
        <w:t xml:space="preserve"> 5/1</w:t>
      </w:r>
      <w:r w:rsidR="00D70018" w:rsidRPr="004B106E">
        <w:rPr>
          <w:rFonts w:ascii="TH Sarabun New" w:hAnsi="TH Sarabun New" w:cs="TH Sarabun New"/>
          <w:sz w:val="32"/>
          <w:szCs w:val="32"/>
        </w:rPr>
        <w:tab/>
      </w:r>
      <w:r w:rsidR="00D70018" w:rsidRPr="004B106E">
        <w:rPr>
          <w:rFonts w:ascii="TH Sarabun New" w:hAnsi="TH Sarabun New" w:cs="TH Sarabun New"/>
          <w:sz w:val="32"/>
          <w:szCs w:val="32"/>
        </w:rPr>
        <w:tab/>
      </w:r>
      <w:r w:rsidR="0060203E" w:rsidRPr="004B106E">
        <w:rPr>
          <w:rFonts w:ascii="TH Sarabun New" w:hAnsi="TH Sarabun New" w:cs="TH Sarabun New"/>
          <w:sz w:val="32"/>
          <w:szCs w:val="32"/>
          <w:cs/>
        </w:rPr>
        <w:t>เลขที่</w:t>
      </w:r>
      <w:r w:rsidR="000374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12</w:t>
      </w:r>
    </w:p>
    <w:p w14:paraId="707F886C" w14:textId="56CC1477" w:rsidR="0060203E" w:rsidRPr="00E919DB" w:rsidRDefault="00DD2D08" w:rsidP="0060203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 xml:space="preserve">นาย </w:t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>ภู</w:t>
      </w:r>
      <w:proofErr w:type="spellStart"/>
      <w:r w:rsidR="00D70018" w:rsidRPr="00E919DB">
        <w:rPr>
          <w:rFonts w:ascii="TH Sarabun New" w:hAnsi="TH Sarabun New" w:cs="TH Sarabun New"/>
          <w:sz w:val="32"/>
          <w:szCs w:val="32"/>
          <w:cs/>
        </w:rPr>
        <w:t>วิศ</w:t>
      </w:r>
      <w:proofErr w:type="spellEnd"/>
      <w:r w:rsidR="00D70018" w:rsidRPr="00E919DB">
        <w:rPr>
          <w:rFonts w:ascii="TH Sarabun New" w:hAnsi="TH Sarabun New" w:cs="TH Sarabun New"/>
          <w:sz w:val="32"/>
          <w:szCs w:val="32"/>
          <w:cs/>
        </w:rPr>
        <w:t xml:space="preserve"> พุฒิไพโรจน์</w:t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ab/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ab/>
      </w:r>
      <w:r w:rsidR="0060203E" w:rsidRPr="00E919DB">
        <w:rPr>
          <w:rFonts w:ascii="TH Sarabun New" w:hAnsi="TH Sarabun New" w:cs="TH Sarabun New"/>
          <w:sz w:val="32"/>
          <w:szCs w:val="32"/>
          <w:cs/>
        </w:rPr>
        <w:t>ชั้น</w:t>
      </w:r>
      <w:r w:rsidR="00D70018" w:rsidRPr="00E919DB">
        <w:rPr>
          <w:rFonts w:ascii="TH Sarabun New" w:hAnsi="TH Sarabun New" w:cs="TH Sarabun New"/>
          <w:sz w:val="32"/>
          <w:szCs w:val="32"/>
        </w:rPr>
        <w:t xml:space="preserve"> 5/8</w:t>
      </w:r>
      <w:r w:rsidR="00D70018" w:rsidRPr="00E919DB">
        <w:rPr>
          <w:rFonts w:ascii="TH Sarabun New" w:hAnsi="TH Sarabun New" w:cs="TH Sarabun New"/>
          <w:sz w:val="32"/>
          <w:szCs w:val="32"/>
        </w:rPr>
        <w:tab/>
      </w:r>
      <w:r w:rsidR="00D70018" w:rsidRPr="00E919DB">
        <w:rPr>
          <w:rFonts w:ascii="TH Sarabun New" w:hAnsi="TH Sarabun New" w:cs="TH Sarabun New"/>
          <w:sz w:val="32"/>
          <w:szCs w:val="32"/>
        </w:rPr>
        <w:tab/>
      </w:r>
      <w:r w:rsidR="0060203E" w:rsidRPr="00E919DB">
        <w:rPr>
          <w:rFonts w:ascii="TH Sarabun New" w:hAnsi="TH Sarabun New" w:cs="TH Sarabun New"/>
          <w:sz w:val="32"/>
          <w:szCs w:val="32"/>
          <w:cs/>
        </w:rPr>
        <w:t>เลขที่</w:t>
      </w:r>
      <w:r w:rsidR="00D70018" w:rsidRPr="00E919DB">
        <w:rPr>
          <w:rFonts w:ascii="TH Sarabun New" w:hAnsi="TH Sarabun New" w:cs="TH Sarabun New"/>
          <w:sz w:val="32"/>
          <w:szCs w:val="32"/>
        </w:rPr>
        <w:t xml:space="preserve"> 21</w:t>
      </w:r>
    </w:p>
    <w:p w14:paraId="3E216B17" w14:textId="77777777" w:rsidR="0060203E" w:rsidRPr="00E919DB" w:rsidRDefault="0060203E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800212C" w14:textId="77777777" w:rsidR="00D70018" w:rsidRPr="00E919DB" w:rsidRDefault="00D70018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3161AF0" w14:textId="77777777" w:rsidR="00502DB6" w:rsidRPr="00E919DB" w:rsidRDefault="00502DB6" w:rsidP="00995BED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142AE7" w14:textId="77777777" w:rsidR="00995BED" w:rsidRPr="00E919DB" w:rsidRDefault="00995BED" w:rsidP="00995BED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ครูและอาจารย์ที่ปรึกษาโครงงาน</w:t>
      </w:r>
    </w:p>
    <w:p w14:paraId="7ABE9EDB" w14:textId="77777777" w:rsidR="00995BED" w:rsidRPr="00E919DB" w:rsidRDefault="00995BED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1B82185" w14:textId="2CFB5862" w:rsidR="00995BED" w:rsidRPr="00E919DB" w:rsidRDefault="0060203E" w:rsidP="0060203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ครูที่ปรึกษา</w:t>
      </w:r>
      <w:r w:rsidR="00995BED" w:rsidRPr="00E919D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86B60">
        <w:rPr>
          <w:rFonts w:ascii="TH Sarabun New" w:hAnsi="TH Sarabun New" w:cs="TH Sarabun New"/>
          <w:sz w:val="32"/>
          <w:szCs w:val="32"/>
        </w:rPr>
        <w:tab/>
      </w:r>
      <w:r w:rsidR="00834B52">
        <w:rPr>
          <w:rFonts w:ascii="TH Sarabun New" w:hAnsi="TH Sarabun New" w:cs="TH Sarabun New"/>
          <w:sz w:val="32"/>
          <w:szCs w:val="32"/>
        </w:rPr>
        <w:tab/>
      </w:r>
      <w:r w:rsidR="00DD2D08" w:rsidRPr="00E919DB">
        <w:rPr>
          <w:rFonts w:ascii="TH Sarabun New" w:hAnsi="TH Sarabun New" w:cs="TH Sarabun New"/>
          <w:sz w:val="32"/>
          <w:szCs w:val="32"/>
          <w:cs/>
        </w:rPr>
        <w:t xml:space="preserve">นาย </w:t>
      </w:r>
      <w:r w:rsidR="00D70018" w:rsidRPr="00E919DB">
        <w:rPr>
          <w:rFonts w:ascii="TH Sarabun New" w:hAnsi="TH Sarabun New" w:cs="TH Sarabun New"/>
          <w:sz w:val="32"/>
          <w:szCs w:val="32"/>
          <w:cs/>
        </w:rPr>
        <w:t>วินัย รัตนพล</w:t>
      </w:r>
      <w:r w:rsidR="00995BED" w:rsidRPr="00E919DB">
        <w:rPr>
          <w:rFonts w:ascii="TH Sarabun New" w:hAnsi="TH Sarabun New" w:cs="TH Sarabun New"/>
          <w:sz w:val="32"/>
          <w:szCs w:val="32"/>
        </w:rPr>
        <w:t xml:space="preserve"> </w:t>
      </w:r>
    </w:p>
    <w:p w14:paraId="4FEAD38A" w14:textId="354B835D" w:rsidR="00995BED" w:rsidRPr="00E919DB" w:rsidRDefault="00995BED" w:rsidP="0060203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="00F44933" w:rsidRPr="00E919DB">
        <w:rPr>
          <w:rFonts w:ascii="TH Sarabun New" w:hAnsi="TH Sarabun New" w:cs="TH Sarabun New"/>
          <w:sz w:val="32"/>
          <w:szCs w:val="32"/>
        </w:rPr>
        <w:t xml:space="preserve"> </w:t>
      </w:r>
      <w:r w:rsidR="00834B52">
        <w:rPr>
          <w:rFonts w:ascii="TH Sarabun New" w:hAnsi="TH Sarabun New" w:cs="TH Sarabun New"/>
          <w:sz w:val="32"/>
          <w:szCs w:val="32"/>
        </w:rPr>
        <w:tab/>
      </w:r>
      <w:r w:rsidR="00835B82" w:rsidRPr="00E919DB">
        <w:rPr>
          <w:rFonts w:ascii="TH Sarabun New" w:hAnsi="TH Sarabun New" w:cs="TH Sarabun New"/>
          <w:sz w:val="32"/>
          <w:szCs w:val="32"/>
          <w:cs/>
        </w:rPr>
        <w:t>ศ.ดร.</w:t>
      </w:r>
      <w:r w:rsidR="00E86B60">
        <w:rPr>
          <w:rFonts w:ascii="TH Sarabun New" w:hAnsi="TH Sarabun New" w:cs="TH Sarabun New"/>
          <w:sz w:val="32"/>
          <w:szCs w:val="32"/>
        </w:rPr>
        <w:t xml:space="preserve"> </w:t>
      </w:r>
      <w:r w:rsidR="00F44933" w:rsidRPr="00E919DB">
        <w:rPr>
          <w:rFonts w:ascii="TH Sarabun New" w:hAnsi="TH Sarabun New" w:cs="TH Sarabun New"/>
          <w:sz w:val="32"/>
          <w:szCs w:val="32"/>
          <w:cs/>
        </w:rPr>
        <w:t>ชินพงศ์ อังสุโชติเมธี</w:t>
      </w:r>
      <w:r w:rsidR="00F44933" w:rsidRPr="00E919DB">
        <w:rPr>
          <w:rFonts w:ascii="TH Sarabun New" w:hAnsi="TH Sarabun New" w:cs="TH Sarabun New"/>
          <w:sz w:val="32"/>
          <w:szCs w:val="32"/>
        </w:rPr>
        <w:t xml:space="preserve"> </w:t>
      </w:r>
      <w:r w:rsidRPr="00E919DB">
        <w:rPr>
          <w:rFonts w:ascii="TH Sarabun New" w:hAnsi="TH Sarabun New" w:cs="TH Sarabun New"/>
          <w:sz w:val="32"/>
          <w:szCs w:val="32"/>
          <w:cs/>
        </w:rPr>
        <w:t>คณะ</w:t>
      </w:r>
      <w:r w:rsidR="00E919DB" w:rsidRPr="00E919DB">
        <w:rPr>
          <w:rFonts w:ascii="TH Sarabun New" w:hAnsi="TH Sarabun New" w:cs="TH Sarabun New"/>
          <w:sz w:val="32"/>
          <w:szCs w:val="32"/>
          <w:cs/>
        </w:rPr>
        <w:t>วิทยาศาสตร์ มหาวิทยาลัยสงขลานครินทร์</w:t>
      </w:r>
    </w:p>
    <w:p w14:paraId="6BEA9FE2" w14:textId="77777777" w:rsidR="00F44933" w:rsidRPr="00E919DB" w:rsidRDefault="00F44933" w:rsidP="0060203E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7EC2485E" w14:textId="77777777" w:rsidR="00995BED" w:rsidRPr="00E919DB" w:rsidRDefault="00995BED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E5F4C49" w14:textId="77777777" w:rsidR="0060203E" w:rsidRPr="00E919DB" w:rsidRDefault="0060203E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8FE7C64" w14:textId="77777777" w:rsidR="00995BED" w:rsidRPr="00E919DB" w:rsidRDefault="00995BED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5F6C326" w14:textId="77777777" w:rsidR="00502DB6" w:rsidRPr="00E919DB" w:rsidRDefault="00502DB6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6A952D6" w14:textId="77777777" w:rsidR="00502DB6" w:rsidRPr="00E919DB" w:rsidRDefault="00502DB6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8DBA0E7" w14:textId="77777777" w:rsidR="00502DB6" w:rsidRPr="00E919DB" w:rsidRDefault="00502DB6" w:rsidP="0060203E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2CB88A7F" w14:textId="77777777" w:rsidR="00995BED" w:rsidRPr="00E919DB" w:rsidRDefault="00995BED" w:rsidP="00502DB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รายงานฉบับนี้เป็นส่</w:t>
      </w:r>
      <w:r w:rsidR="00502DB6" w:rsidRPr="00E919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วนหนึ่งของรายวิชาโครงงาน </w:t>
      </w:r>
      <w:r w:rsidR="00502DB6" w:rsidRPr="00E919DB">
        <w:rPr>
          <w:rFonts w:ascii="TH Sarabun New" w:hAnsi="TH Sarabun New" w:cs="TH Sarabun New"/>
          <w:b/>
          <w:bCs/>
          <w:sz w:val="32"/>
          <w:szCs w:val="32"/>
        </w:rPr>
        <w:t xml:space="preserve">STEM 2 </w:t>
      </w:r>
      <w:r w:rsidR="00502DB6" w:rsidRPr="00E919DB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="00297819" w:rsidRPr="00E919DB">
        <w:rPr>
          <w:rFonts w:ascii="TH Sarabun New" w:hAnsi="TH Sarabun New" w:cs="TH Sarabun New"/>
          <w:b/>
          <w:bCs/>
          <w:sz w:val="32"/>
          <w:szCs w:val="32"/>
          <w:cs/>
        </w:rPr>
        <w:t>ว</w:t>
      </w:r>
      <w:r w:rsidR="00502DB6" w:rsidRPr="00E919DB">
        <w:rPr>
          <w:rFonts w:ascii="TH Sarabun New" w:hAnsi="TH Sarabun New" w:cs="TH Sarabun New"/>
          <w:b/>
          <w:bCs/>
          <w:sz w:val="32"/>
          <w:szCs w:val="32"/>
          <w:cs/>
        </w:rPr>
        <w:t>30284)</w:t>
      </w:r>
    </w:p>
    <w:p w14:paraId="3EA5F60A" w14:textId="77777777" w:rsidR="00502DB6" w:rsidRPr="00E919DB" w:rsidRDefault="00502DB6" w:rsidP="00502DB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ภาคเรียนที่ 2 ปีการศึกษา 2564</w:t>
      </w:r>
    </w:p>
    <w:p w14:paraId="7FDCB78B" w14:textId="77777777" w:rsidR="00502DB6" w:rsidRPr="00E919DB" w:rsidRDefault="00502DB6" w:rsidP="00502DB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  <w:sectPr w:rsidR="00502DB6" w:rsidRPr="00E919D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โรงเรียน มอ.วิทยานุสรณ์ อำเภอหาดใหญ่ จังหวัดสงขลา</w:t>
      </w:r>
    </w:p>
    <w:p w14:paraId="1DC9A00C" w14:textId="77777777" w:rsidR="00D92EBA" w:rsidRDefault="00502DB6" w:rsidP="00502DB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ชื่อโครงงาน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D92EBA" w:rsidRPr="00D92EBA">
        <w:rPr>
          <w:rFonts w:ascii="TH Sarabun New" w:hAnsi="TH Sarabun New" w:cs="TH Sarabun New"/>
          <w:sz w:val="32"/>
          <w:szCs w:val="32"/>
        </w:rPr>
        <w:t>flaxibility: Drag and Drop Factory Managing Puzzle Game</w:t>
      </w:r>
    </w:p>
    <w:p w14:paraId="5C2259D8" w14:textId="7347936F" w:rsidR="00502DB6" w:rsidRPr="00E86B60" w:rsidRDefault="00502DB6" w:rsidP="00502DB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สาขา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>เทคโนโลยีและคอมพิวเตอร์</w:t>
      </w:r>
    </w:p>
    <w:p w14:paraId="2CDD890A" w14:textId="3D4CF80C" w:rsidR="00502DB6" w:rsidRPr="00E919DB" w:rsidRDefault="00502DB6" w:rsidP="00502DB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ผู้จัดทำ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sz w:val="32"/>
          <w:szCs w:val="32"/>
          <w:cs/>
        </w:rPr>
        <w:t>1</w:t>
      </w:r>
      <w:r w:rsidR="004B106E">
        <w:rPr>
          <w:rFonts w:ascii="TH Sarabun New" w:hAnsi="TH Sarabun New" w:cs="TH Sarabun New" w:hint="cs"/>
          <w:sz w:val="32"/>
          <w:szCs w:val="32"/>
          <w:cs/>
        </w:rPr>
        <w:t>.</w:t>
      </w:r>
      <w:r w:rsidR="000374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106E">
        <w:rPr>
          <w:rFonts w:ascii="TH Sarabun New" w:hAnsi="TH Sarabun New" w:cs="TH Sarabun New" w:hint="cs"/>
          <w:sz w:val="32"/>
          <w:szCs w:val="32"/>
          <w:cs/>
        </w:rPr>
        <w:t>นาย</w:t>
      </w:r>
      <w:r w:rsidR="000374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106E">
        <w:rPr>
          <w:rFonts w:ascii="TH Sarabun New" w:hAnsi="TH Sarabun New" w:cs="TH Sarabun New" w:hint="cs"/>
          <w:sz w:val="32"/>
          <w:szCs w:val="32"/>
          <w:cs/>
        </w:rPr>
        <w:t>เจษฎา คณะทอง</w:t>
      </w:r>
      <w:r w:rsidR="004B106E">
        <w:rPr>
          <w:rFonts w:ascii="TH Sarabun New" w:hAnsi="TH Sarabun New" w:cs="TH Sarabun New"/>
          <w:sz w:val="32"/>
          <w:szCs w:val="32"/>
          <w:cs/>
        </w:rPr>
        <w:tab/>
      </w:r>
      <w:r w:rsidR="004B106E">
        <w:rPr>
          <w:rFonts w:ascii="TH Sarabun New" w:hAnsi="TH Sarabun New" w:cs="TH Sarabun New"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sz w:val="32"/>
          <w:szCs w:val="32"/>
          <w:cs/>
        </w:rPr>
        <w:t>ชั้น</w:t>
      </w:r>
      <w:r w:rsidR="004B106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4B106E">
        <w:rPr>
          <w:rFonts w:ascii="TH Sarabun New" w:hAnsi="TH Sarabun New" w:cs="TH Sarabun New"/>
          <w:sz w:val="32"/>
          <w:szCs w:val="32"/>
        </w:rPr>
        <w:t>5/1</w:t>
      </w:r>
      <w:r w:rsidR="004B106E">
        <w:rPr>
          <w:rFonts w:ascii="TH Sarabun New" w:hAnsi="TH Sarabun New" w:cs="TH Sarabun New"/>
          <w:sz w:val="32"/>
          <w:szCs w:val="32"/>
        </w:rPr>
        <w:tab/>
      </w:r>
      <w:r w:rsidR="004B106E">
        <w:rPr>
          <w:rFonts w:ascii="TH Sarabun New" w:hAnsi="TH Sarabun New" w:cs="TH Sarabun New"/>
          <w:sz w:val="32"/>
          <w:szCs w:val="32"/>
        </w:rPr>
        <w:tab/>
      </w:r>
      <w:r w:rsidRPr="00E919DB">
        <w:rPr>
          <w:rFonts w:ascii="TH Sarabun New" w:hAnsi="TH Sarabun New" w:cs="TH Sarabun New"/>
          <w:sz w:val="32"/>
          <w:szCs w:val="32"/>
          <w:cs/>
        </w:rPr>
        <w:t>เลขที่</w:t>
      </w:r>
      <w:r w:rsidR="004B106E">
        <w:rPr>
          <w:rFonts w:ascii="TH Sarabun New" w:hAnsi="TH Sarabun New" w:cs="TH Sarabun New"/>
          <w:sz w:val="32"/>
          <w:szCs w:val="32"/>
        </w:rPr>
        <w:t xml:space="preserve"> 12</w:t>
      </w:r>
    </w:p>
    <w:p w14:paraId="49DF08BE" w14:textId="2F9AB014" w:rsidR="00502DB6" w:rsidRPr="00E919DB" w:rsidRDefault="00502DB6" w:rsidP="00502DB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86B60" w:rsidRPr="00E86B60">
        <w:rPr>
          <w:rFonts w:ascii="TH Sarabun New" w:hAnsi="TH Sarabun New" w:cs="TH Sarabun New"/>
          <w:sz w:val="32"/>
          <w:szCs w:val="32"/>
        </w:rPr>
        <w:t>2.</w:t>
      </w:r>
      <w:r w:rsidR="00E86B60">
        <w:rPr>
          <w:rFonts w:ascii="TH Sarabun New" w:hAnsi="TH Sarabun New" w:cs="TH Sarabun New"/>
          <w:sz w:val="32"/>
          <w:szCs w:val="32"/>
        </w:rPr>
        <w:t xml:space="preserve"> </w:t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>นาย ภู</w:t>
      </w:r>
      <w:proofErr w:type="spellStart"/>
      <w:r w:rsidR="00E86B60" w:rsidRPr="00E86B60">
        <w:rPr>
          <w:rFonts w:ascii="TH Sarabun New" w:hAnsi="TH Sarabun New" w:cs="TH Sarabun New"/>
          <w:sz w:val="32"/>
          <w:szCs w:val="32"/>
          <w:cs/>
        </w:rPr>
        <w:t>วิศ</w:t>
      </w:r>
      <w:proofErr w:type="spellEnd"/>
      <w:r w:rsidR="00E86B60" w:rsidRPr="00E86B60">
        <w:rPr>
          <w:rFonts w:ascii="TH Sarabun New" w:hAnsi="TH Sarabun New" w:cs="TH Sarabun New"/>
          <w:sz w:val="32"/>
          <w:szCs w:val="32"/>
          <w:cs/>
        </w:rPr>
        <w:t xml:space="preserve"> พุฒิไพโรจน์</w:t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ab/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ab/>
        <w:t xml:space="preserve">ชั้น </w:t>
      </w:r>
      <w:r w:rsidR="00E86B60" w:rsidRPr="00E86B60">
        <w:rPr>
          <w:rFonts w:ascii="TH Sarabun New" w:hAnsi="TH Sarabun New" w:cs="TH Sarabun New"/>
          <w:sz w:val="32"/>
          <w:szCs w:val="32"/>
        </w:rPr>
        <w:t>5/8</w:t>
      </w:r>
      <w:r w:rsidR="00E86B60" w:rsidRPr="00E86B60">
        <w:rPr>
          <w:rFonts w:ascii="TH Sarabun New" w:hAnsi="TH Sarabun New" w:cs="TH Sarabun New"/>
          <w:sz w:val="32"/>
          <w:szCs w:val="32"/>
        </w:rPr>
        <w:tab/>
      </w:r>
      <w:r w:rsidR="00E86B60">
        <w:rPr>
          <w:rFonts w:ascii="TH Sarabun New" w:hAnsi="TH Sarabun New" w:cs="TH Sarabun New"/>
          <w:sz w:val="32"/>
          <w:szCs w:val="32"/>
        </w:rPr>
        <w:tab/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 xml:space="preserve">เลขที่ </w:t>
      </w:r>
      <w:r w:rsidR="00E86B60" w:rsidRPr="00E86B60">
        <w:rPr>
          <w:rFonts w:ascii="TH Sarabun New" w:hAnsi="TH Sarabun New" w:cs="TH Sarabun New"/>
          <w:sz w:val="32"/>
          <w:szCs w:val="32"/>
        </w:rPr>
        <w:t>21</w:t>
      </w:r>
    </w:p>
    <w:p w14:paraId="249F812A" w14:textId="05CB03BF" w:rsidR="00502DB6" w:rsidRPr="00E86B60" w:rsidRDefault="00502DB6" w:rsidP="00E86B60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ครูที่ปรึกษา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>นาย วินัย รัตนพล</w:t>
      </w:r>
    </w:p>
    <w:p w14:paraId="162AE57A" w14:textId="38C161FC" w:rsidR="00502DB6" w:rsidRPr="00E919DB" w:rsidRDefault="00502DB6" w:rsidP="00502DB6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="00E86B60">
        <w:rPr>
          <w:rFonts w:ascii="TH Sarabun New" w:hAnsi="TH Sarabun New" w:cs="TH Sarabun New"/>
          <w:sz w:val="32"/>
          <w:szCs w:val="32"/>
        </w:rPr>
        <w:t xml:space="preserve"> </w:t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>ศ.ดร.</w:t>
      </w:r>
      <w:r w:rsidR="00E86B60">
        <w:rPr>
          <w:rFonts w:ascii="TH Sarabun New" w:hAnsi="TH Sarabun New" w:cs="TH Sarabun New"/>
          <w:sz w:val="32"/>
          <w:szCs w:val="32"/>
        </w:rPr>
        <w:t xml:space="preserve"> </w:t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>ชินพงศ์ อังสุโชติเมธี คณะวิทยาศาสตร์ มหาวิทยาลัยสงขลานครินทร์</w:t>
      </w:r>
    </w:p>
    <w:p w14:paraId="06B23C29" w14:textId="75D52C48" w:rsidR="002977F4" w:rsidRPr="00E919DB" w:rsidRDefault="002977F4" w:rsidP="00502DB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โรงเรียน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sz w:val="32"/>
          <w:szCs w:val="32"/>
          <w:cs/>
        </w:rPr>
        <w:t>มอ.วิทยานุสรณ์  424/18 ถ.กาญจนว</w:t>
      </w:r>
      <w:proofErr w:type="spellStart"/>
      <w:r w:rsidRPr="00E919DB">
        <w:rPr>
          <w:rFonts w:ascii="TH Sarabun New" w:hAnsi="TH Sarabun New" w:cs="TH Sarabun New"/>
          <w:sz w:val="32"/>
          <w:szCs w:val="32"/>
          <w:cs/>
        </w:rPr>
        <w:t>นิช</w:t>
      </w:r>
      <w:proofErr w:type="spellEnd"/>
      <w:r w:rsidR="00E86B60">
        <w:rPr>
          <w:rFonts w:ascii="TH Sarabun New" w:hAnsi="TH Sarabun New" w:cs="TH Sarabun New"/>
          <w:sz w:val="32"/>
          <w:szCs w:val="32"/>
        </w:rPr>
        <w:t xml:space="preserve"> </w:t>
      </w:r>
      <w:r w:rsidRPr="00E919DB">
        <w:rPr>
          <w:rFonts w:ascii="TH Sarabun New" w:hAnsi="TH Sarabun New" w:cs="TH Sarabun New"/>
          <w:sz w:val="32"/>
          <w:szCs w:val="32"/>
          <w:cs/>
        </w:rPr>
        <w:t>ต.คอหงส์ อ.หาดใหญ่ จ.สงขลา 90110</w:t>
      </w:r>
    </w:p>
    <w:p w14:paraId="7EBAA544" w14:textId="2B0480D4" w:rsidR="002977F4" w:rsidRPr="00E919DB" w:rsidRDefault="002977F4" w:rsidP="00502DB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โทรศัพท์</w:t>
      </w:r>
      <w:r w:rsidRPr="00E919DB">
        <w:rPr>
          <w:rFonts w:ascii="TH Sarabun New" w:hAnsi="TH Sarabun New" w:cs="TH Sarabun New"/>
          <w:sz w:val="32"/>
          <w:szCs w:val="32"/>
          <w:cs/>
        </w:rPr>
        <w:tab/>
        <w:t>074-201628</w:t>
      </w:r>
      <w:r w:rsidR="00E86B60">
        <w:rPr>
          <w:rFonts w:ascii="TH Sarabun New" w:hAnsi="TH Sarabun New" w:cs="TH Sarabun New"/>
          <w:sz w:val="32"/>
          <w:szCs w:val="32"/>
        </w:rPr>
        <w:tab/>
      </w:r>
      <w:r w:rsidR="00E86B60">
        <w:rPr>
          <w:rFonts w:ascii="TH Sarabun New" w:hAnsi="TH Sarabun New" w:cs="TH Sarabun New"/>
          <w:sz w:val="32"/>
          <w:szCs w:val="32"/>
        </w:rPr>
        <w:tab/>
      </w:r>
      <w:r w:rsidR="00E86B60">
        <w:rPr>
          <w:rFonts w:ascii="TH Sarabun New" w:hAnsi="TH Sarabun New" w:cs="TH Sarabun New"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โทรสาร  </w:t>
      </w:r>
      <w:r w:rsidRPr="00E919DB">
        <w:rPr>
          <w:rFonts w:ascii="TH Sarabun New" w:hAnsi="TH Sarabun New" w:cs="TH Sarabun New"/>
          <w:sz w:val="32"/>
          <w:szCs w:val="32"/>
          <w:cs/>
        </w:rPr>
        <w:t>074-201629</w:t>
      </w:r>
    </w:p>
    <w:p w14:paraId="596320A1" w14:textId="77777777" w:rsidR="00C46CEE" w:rsidRPr="00E919DB" w:rsidRDefault="00C46CEE" w:rsidP="00502DB6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ปีการศึกษา</w:t>
      </w:r>
      <w:r w:rsidR="00466357" w:rsidRPr="00E919DB">
        <w:rPr>
          <w:rFonts w:ascii="TH Sarabun New" w:hAnsi="TH Sarabun New" w:cs="TH Sarabun New"/>
          <w:sz w:val="32"/>
          <w:szCs w:val="32"/>
          <w:cs/>
        </w:rPr>
        <w:tab/>
        <w:t>2564</w:t>
      </w:r>
    </w:p>
    <w:p w14:paraId="4AE7B54D" w14:textId="77777777" w:rsidR="00502DB6" w:rsidRPr="00E919DB" w:rsidRDefault="00466357" w:rsidP="00502DB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FD1FF6" wp14:editId="42BFCA41">
                <wp:simplePos x="0" y="0"/>
                <wp:positionH relativeFrom="column">
                  <wp:posOffset>-10160</wp:posOffset>
                </wp:positionH>
                <wp:positionV relativeFrom="paragraph">
                  <wp:posOffset>155575</wp:posOffset>
                </wp:positionV>
                <wp:extent cx="5740400" cy="0"/>
                <wp:effectExtent l="0" t="0" r="31750" b="19050"/>
                <wp:wrapNone/>
                <wp:docPr id="3" name="ตัวเชื่อมต่อ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A9D3A" id="ตัวเชื่อมต่อตรง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8pt,12.25pt" to="451.2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" strokecolor="black [3213]">
                <v:stroke joinstyle="miter"/>
              </v:line>
            </w:pict>
          </mc:Fallback>
        </mc:AlternateContent>
      </w:r>
    </w:p>
    <w:p w14:paraId="6B80EA75" w14:textId="586330DB" w:rsidR="00E86B60" w:rsidRPr="00FB5300" w:rsidRDefault="00466357" w:rsidP="00C22365">
      <w:pPr>
        <w:pStyle w:val="Heading1forReport"/>
        <w:rPr>
          <w:cs/>
        </w:rPr>
      </w:pPr>
      <w:r w:rsidRPr="00E919DB">
        <w:rPr>
          <w:cs/>
        </w:rPr>
        <w:t>บทคัดย่อ</w:t>
      </w:r>
    </w:p>
    <w:p w14:paraId="71968DD7" w14:textId="78A3FE5D" w:rsidR="00502DB6" w:rsidRPr="00714CDC" w:rsidRDefault="00714CDC" w:rsidP="006C7443">
      <w:pPr>
        <w:ind w:firstLine="720"/>
        <w:rPr>
          <w:rFonts w:ascii="TH Sarabun New" w:hAnsi="TH Sarabun New" w:cs="TH Sarabun New"/>
          <w:sz w:val="32"/>
          <w:szCs w:val="32"/>
        </w:rPr>
      </w:pPr>
      <w:r w:rsidRPr="00714CDC">
        <w:rPr>
          <w:rFonts w:ascii="TH Sarabun New" w:hAnsi="TH Sarabun New" w:cs="TH Sarabun New"/>
          <w:sz w:val="32"/>
          <w:szCs w:val="32"/>
          <w:cs/>
        </w:rPr>
        <w:t xml:space="preserve">เกม </w:t>
      </w:r>
      <w:r w:rsidR="00764B34">
        <w:rPr>
          <w:rFonts w:ascii="TH Sarabun New" w:hAnsi="TH Sarabun New" w:cs="TH Sarabun New"/>
          <w:sz w:val="32"/>
          <w:szCs w:val="32"/>
        </w:rPr>
        <w:t>f</w:t>
      </w:r>
      <w:r w:rsidR="00764B34" w:rsidRPr="00714CDC">
        <w:rPr>
          <w:rFonts w:ascii="TH Sarabun New" w:hAnsi="TH Sarabun New" w:cs="TH Sarabun New"/>
          <w:sz w:val="32"/>
          <w:szCs w:val="32"/>
        </w:rPr>
        <w:t>laxibility</w:t>
      </w:r>
      <w:r w:rsidRPr="00714CDC">
        <w:rPr>
          <w:rFonts w:ascii="TH Sarabun New" w:hAnsi="TH Sarabun New" w:cs="TH Sarabun New"/>
          <w:sz w:val="32"/>
          <w:szCs w:val="32"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 xml:space="preserve">เป็นเกมที่ถูกพัฒนาภายใต้โครงงานวิทยาศาสตร์ สาขาคอมพิวเตอร์ เรื่อง </w:t>
      </w:r>
      <w:r w:rsidRPr="00714CDC">
        <w:rPr>
          <w:rFonts w:ascii="TH Sarabun New" w:hAnsi="TH Sarabun New" w:cs="TH Sarabun New"/>
          <w:sz w:val="32"/>
          <w:szCs w:val="32"/>
        </w:rPr>
        <w:t xml:space="preserve">flaxibility: Drag and Drop Factory Managing Puzzle Game </w:t>
      </w:r>
      <w:r w:rsidRPr="00714CDC">
        <w:rPr>
          <w:rFonts w:ascii="TH Sarabun New" w:hAnsi="TH Sarabun New" w:cs="TH Sarabun New"/>
          <w:sz w:val="32"/>
          <w:szCs w:val="32"/>
          <w:cs/>
        </w:rPr>
        <w:t>โดยมีวัตถุประสงค์คือการวิเคราะห์และออกแบบเกมเพื่อ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เป็นสื่อในการสอนการคิดแบบเป็นขั้นเป็นตอน </w:t>
      </w:r>
      <w:r w:rsidRPr="00714CDC">
        <w:rPr>
          <w:rFonts w:ascii="TH Sarabun New" w:hAnsi="TH Sarabun New" w:cs="TH Sarabun New"/>
          <w:sz w:val="32"/>
          <w:szCs w:val="32"/>
          <w:cs/>
        </w:rPr>
        <w:t>และเพื่อสร้างเกมที่สามารถมอบความสนุกให้กับผู้เล่นได้</w:t>
      </w:r>
      <w:r>
        <w:rPr>
          <w:rFonts w:ascii="TH Sarabun New" w:hAnsi="TH Sarabun New" w:cs="TH Sarabun New"/>
          <w:sz w:val="32"/>
          <w:szCs w:val="32"/>
        </w:rPr>
        <w:t xml:space="preserve"> Flaxibility</w:t>
      </w:r>
      <w:r w:rsidRPr="00714CDC">
        <w:rPr>
          <w:rFonts w:ascii="TH Sarabun New" w:hAnsi="TH Sarabun New" w:cs="TH Sarabun New"/>
          <w:sz w:val="32"/>
          <w:szCs w:val="32"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>ถูกสร้างขึ้นโดยมี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Setting </w:t>
      </w:r>
      <w:r>
        <w:rPr>
          <w:rFonts w:ascii="TH Sarabun New" w:hAnsi="TH Sarabun New" w:cs="TH Sarabun New" w:hint="cs"/>
          <w:sz w:val="32"/>
          <w:szCs w:val="32"/>
          <w:cs/>
        </w:rPr>
        <w:t>เป็นคุ</w:t>
      </w:r>
      <w:r w:rsidR="009E2196">
        <w:rPr>
          <w:rFonts w:ascii="TH Sarabun New" w:hAnsi="TH Sarabun New" w:cs="TH Sarabun New" w:hint="cs"/>
          <w:sz w:val="32"/>
          <w:szCs w:val="32"/>
          <w:cs/>
        </w:rPr>
        <w:t>ณ</w:t>
      </w:r>
      <w:r>
        <w:rPr>
          <w:rFonts w:ascii="TH Sarabun New" w:hAnsi="TH Sarabun New" w:cs="TH Sarabun New" w:hint="cs"/>
          <w:sz w:val="32"/>
          <w:szCs w:val="32"/>
          <w:cs/>
        </w:rPr>
        <w:t>ลุงคน</w:t>
      </w:r>
      <w:r w:rsidR="009E2196">
        <w:rPr>
          <w:rFonts w:ascii="TH Sarabun New" w:hAnsi="TH Sarabun New" w:cs="TH Sarabun New" w:hint="cs"/>
          <w:sz w:val="32"/>
          <w:szCs w:val="32"/>
          <w:cs/>
        </w:rPr>
        <w:t>ห</w:t>
      </w:r>
      <w:r>
        <w:rPr>
          <w:rFonts w:ascii="TH Sarabun New" w:hAnsi="TH Sarabun New" w:cs="TH Sarabun New" w:hint="cs"/>
          <w:sz w:val="32"/>
          <w:szCs w:val="32"/>
          <w:cs/>
        </w:rPr>
        <w:t>นึ่งที่บริหารธุรกิจเดิมล้มเหลว ทำให้มาเปิดโรงงานใหม่เป็นโรงงานผลิตผ้า แต่ลุงคนนั้นกลับเป็นคนขี้เหนียวจึงไม่ออกแบบโรงงานสำหรับระยะยาวจนต้องรื้อและสร้างโรงงานใหม่อยู่หลายครั้ง</w:t>
      </w:r>
      <w:r w:rsidR="009E2196">
        <w:rPr>
          <w:rFonts w:ascii="TH Sarabun New" w:hAnsi="TH Sarabun New" w:cs="TH Sarabun New" w:hint="cs"/>
          <w:sz w:val="32"/>
          <w:szCs w:val="32"/>
          <w:cs/>
        </w:rPr>
        <w:t>ซึ่งการสร้างโรงงานใหม่นี้ก็จะเป็นหน้าที่ของผู้เล่น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>ในด้านเกมเพล</w:t>
      </w:r>
      <w:proofErr w:type="spellStart"/>
      <w:r w:rsidRPr="00714CDC">
        <w:rPr>
          <w:rFonts w:ascii="TH Sarabun New" w:hAnsi="TH Sarabun New" w:cs="TH Sarabun New"/>
          <w:sz w:val="32"/>
          <w:szCs w:val="32"/>
          <w:cs/>
        </w:rPr>
        <w:t>ย์</w:t>
      </w:r>
      <w:proofErr w:type="spellEnd"/>
      <w:r w:rsidR="009E2196">
        <w:rPr>
          <w:rFonts w:ascii="TH Sarabun New" w:hAnsi="TH Sarabun New" w:cs="TH Sarabun New" w:hint="cs"/>
          <w:sz w:val="32"/>
          <w:szCs w:val="32"/>
          <w:cs/>
        </w:rPr>
        <w:t>เกมนี้เป็นเกมแนว</w:t>
      </w:r>
      <w:r w:rsidR="009E2196">
        <w:rPr>
          <w:rFonts w:ascii="TH Sarabun New" w:hAnsi="TH Sarabun New" w:cs="TH Sarabun New"/>
          <w:sz w:val="32"/>
          <w:szCs w:val="32"/>
        </w:rPr>
        <w:t>Puzzle factory builder</w:t>
      </w:r>
      <w:r w:rsidRPr="00714CDC">
        <w:rPr>
          <w:rFonts w:ascii="TH Sarabun New" w:hAnsi="TH Sarabun New" w:cs="TH Sarabun New"/>
          <w:sz w:val="32"/>
          <w:szCs w:val="32"/>
          <w:cs/>
        </w:rPr>
        <w:t xml:space="preserve"> เนื่องจากมีข้อจำกัดด้าน</w:t>
      </w:r>
      <w:r w:rsidRPr="00714CDC">
        <w:rPr>
          <w:rFonts w:ascii="TH Sarabun New" w:hAnsi="TH Sarabun New" w:cs="TH Sarabun New"/>
          <w:sz w:val="32"/>
          <w:szCs w:val="32"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>เวลา จึงไม่สามารถพัฒนาเกมได้ตามที่ออกแบบไว้ ทั้งนี้ ตัวเกมยังสามารถพัฒนาต่อยอดเพื่อเพิ่มความน่าสนใจได้</w:t>
      </w:r>
      <w:r w:rsidRPr="00714CDC">
        <w:rPr>
          <w:rFonts w:ascii="TH Sarabun New" w:hAnsi="TH Sarabun New" w:cs="TH Sarabun New"/>
          <w:sz w:val="32"/>
          <w:szCs w:val="32"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>อีก</w:t>
      </w:r>
      <w:r w:rsidRPr="00714CDC">
        <w:rPr>
          <w:rFonts w:ascii="TH Sarabun New" w:hAnsi="TH Sarabun New" w:cs="TH Sarabun New"/>
          <w:sz w:val="32"/>
          <w:szCs w:val="32"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 xml:space="preserve">เกม </w:t>
      </w:r>
      <w:r w:rsidR="00C22365">
        <w:rPr>
          <w:rFonts w:ascii="TH Sarabun New" w:hAnsi="TH Sarabun New" w:cs="TH Sarabun New"/>
          <w:sz w:val="32"/>
          <w:szCs w:val="32"/>
        </w:rPr>
        <w:t>f</w:t>
      </w:r>
      <w:r w:rsidR="009E2196">
        <w:rPr>
          <w:rFonts w:ascii="TH Sarabun New" w:hAnsi="TH Sarabun New" w:cs="TH Sarabun New"/>
          <w:sz w:val="32"/>
          <w:szCs w:val="32"/>
        </w:rPr>
        <w:t>laxibility</w:t>
      </w:r>
      <w:r w:rsidRPr="00714CDC">
        <w:rPr>
          <w:rFonts w:ascii="TH Sarabun New" w:hAnsi="TH Sarabun New" w:cs="TH Sarabun New"/>
          <w:sz w:val="32"/>
          <w:szCs w:val="32"/>
        </w:rPr>
        <w:t xml:space="preserve"> </w:t>
      </w:r>
      <w:r w:rsidRPr="00714CDC">
        <w:rPr>
          <w:rFonts w:ascii="TH Sarabun New" w:hAnsi="TH Sarabun New" w:cs="TH Sarabun New"/>
          <w:sz w:val="32"/>
          <w:szCs w:val="32"/>
          <w:cs/>
        </w:rPr>
        <w:t xml:space="preserve">พัฒนาโดยใช้ </w:t>
      </w:r>
      <w:r w:rsidRPr="00714CDC">
        <w:rPr>
          <w:rFonts w:ascii="TH Sarabun New" w:hAnsi="TH Sarabun New" w:cs="TH Sarabun New"/>
          <w:sz w:val="32"/>
          <w:szCs w:val="32"/>
        </w:rPr>
        <w:t xml:space="preserve">Godot engine </w:t>
      </w:r>
    </w:p>
    <w:p w14:paraId="355856AC" w14:textId="77777777" w:rsidR="00AF14C6" w:rsidRDefault="00AF14C6">
      <w:pPr>
        <w:rPr>
          <w:rFonts w:ascii="TH Sarabun New" w:eastAsiaTheme="majorEastAsia" w:hAnsi="TH Sarabun New" w:cs="TH Sarabun New"/>
          <w:b/>
          <w:bCs/>
          <w:color w:val="000000" w:themeColor="text1"/>
          <w:sz w:val="32"/>
          <w:szCs w:val="32"/>
          <w:cs/>
        </w:rPr>
      </w:pPr>
      <w:r>
        <w:rPr>
          <w:cs/>
        </w:rPr>
        <w:br w:type="page"/>
      </w:r>
    </w:p>
    <w:p w14:paraId="37603D49" w14:textId="77777777" w:rsidR="00502DB6" w:rsidRPr="00E919DB" w:rsidRDefault="00466357" w:rsidP="0097652E">
      <w:pPr>
        <w:pStyle w:val="Heading1forReport"/>
      </w:pPr>
      <w:r w:rsidRPr="00E919DB">
        <w:rPr>
          <w:cs/>
        </w:rPr>
        <w:lastRenderedPageBreak/>
        <w:t>กิตติกรรมประกาศ</w:t>
      </w:r>
    </w:p>
    <w:p w14:paraId="70EB5408" w14:textId="77777777" w:rsidR="00C46C88" w:rsidRDefault="00E86B60" w:rsidP="00C46C88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E86B60">
        <w:rPr>
          <w:rFonts w:ascii="TH Sarabun New" w:hAnsi="TH Sarabun New" w:cs="TH Sarabun New"/>
          <w:sz w:val="32"/>
          <w:szCs w:val="32"/>
          <w:cs/>
        </w:rPr>
        <w:t xml:space="preserve">โครงงานเทคโนโลยีและคอมพิวเตอร์ เรื่อง </w:t>
      </w:r>
      <w:r w:rsidRPr="00E86B60">
        <w:rPr>
          <w:rFonts w:ascii="TH Sarabun New" w:hAnsi="TH Sarabun New" w:cs="TH Sarabun New"/>
          <w:sz w:val="32"/>
          <w:szCs w:val="32"/>
        </w:rPr>
        <w:t>flaxibility: Drag and Drop Factory Managing Puzzle Game</w:t>
      </w:r>
      <w:r w:rsidRPr="00E86B60">
        <w:rPr>
          <w:rFonts w:ascii="TH Sarabun New" w:hAnsi="TH Sarabun New" w:cs="TH Sarabun New"/>
          <w:sz w:val="32"/>
          <w:szCs w:val="32"/>
          <w:cs/>
        </w:rPr>
        <w:t xml:space="preserve"> ได้สำเร็จลุล่วงตามเป้าหมายและจุดประสงค์ของโครงงานได้ </w:t>
      </w:r>
      <w:r w:rsidR="003B0F40" w:rsidRPr="003B0F40">
        <w:rPr>
          <w:rFonts w:ascii="TH Sarabun New" w:hAnsi="TH Sarabun New" w:cs="TH Sarabun New"/>
          <w:sz w:val="32"/>
          <w:szCs w:val="32"/>
          <w:cs/>
        </w:rPr>
        <w:t>สามารถดำเนินการไปได้ด้วยดี เนื่องจากได้รับความอนุเคราะห์และสนับสนุนเป็นอย่างดี</w:t>
      </w:r>
      <w:r w:rsidR="003B0F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B60">
        <w:rPr>
          <w:rFonts w:ascii="TH Sarabun New" w:hAnsi="TH Sarabun New" w:cs="TH Sarabun New"/>
          <w:sz w:val="32"/>
          <w:szCs w:val="32"/>
          <w:cs/>
        </w:rPr>
        <w:t>ขอขอบคุณอาจารย์ที่ปรึกษา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E86B60">
        <w:rPr>
          <w:rFonts w:ascii="TH Sarabun New" w:hAnsi="TH Sarabun New" w:cs="TH Sarabun New"/>
          <w:sz w:val="32"/>
          <w:szCs w:val="32"/>
          <w:cs/>
        </w:rPr>
        <w:t>ศ.ดร.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E86B60">
        <w:rPr>
          <w:rFonts w:ascii="TH Sarabun New" w:hAnsi="TH Sarabun New" w:cs="TH Sarabun New"/>
          <w:sz w:val="32"/>
          <w:szCs w:val="32"/>
          <w:cs/>
        </w:rPr>
        <w:t xml:space="preserve">ชินพงศ์ อังสุโชติเมธี </w:t>
      </w:r>
      <w:r w:rsidR="00C46C88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86B60">
        <w:rPr>
          <w:rFonts w:ascii="TH Sarabun New" w:hAnsi="TH Sarabun New" w:cs="TH Sarabun New"/>
          <w:sz w:val="32"/>
          <w:szCs w:val="32"/>
          <w:cs/>
        </w:rPr>
        <w:t>ครูที่ปรึกษา</w:t>
      </w:r>
      <w:r w:rsidR="00C46C8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B60">
        <w:rPr>
          <w:rFonts w:ascii="TH Sarabun New" w:hAnsi="TH Sarabun New" w:cs="TH Sarabun New"/>
          <w:sz w:val="32"/>
          <w:szCs w:val="32"/>
          <w:cs/>
        </w:rPr>
        <w:t>นาย วินัย รัตนพล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E86B60">
        <w:rPr>
          <w:rFonts w:ascii="TH Sarabun New" w:hAnsi="TH Sarabun New" w:cs="TH Sarabun New"/>
          <w:sz w:val="32"/>
          <w:szCs w:val="32"/>
          <w:cs/>
        </w:rPr>
        <w:t>ที่ได้ให้คำแนะนำ แนวคิด ตลอดจนแก้ไขข้อบกพร่องต่างๆ</w:t>
      </w:r>
      <w:r w:rsidR="00C46C8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86B60">
        <w:rPr>
          <w:rFonts w:ascii="TH Sarabun New" w:hAnsi="TH Sarabun New" w:cs="TH Sarabun New"/>
          <w:sz w:val="32"/>
          <w:szCs w:val="32"/>
          <w:cs/>
        </w:rPr>
        <w:t>ของโครงงานมาโดยตลอด</w:t>
      </w:r>
      <w:r w:rsidR="00C46C8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46C88" w:rsidRPr="003B0F40">
        <w:rPr>
          <w:rFonts w:ascii="TH Sarabun New" w:hAnsi="TH Sarabun New" w:cs="TH Sarabun New"/>
          <w:sz w:val="32"/>
          <w:szCs w:val="32"/>
          <w:cs/>
        </w:rPr>
        <w:t>และตรวจทานความถูกต้องของเอกสาร</w:t>
      </w:r>
      <w:r w:rsidRPr="00E86B60">
        <w:rPr>
          <w:rFonts w:ascii="TH Sarabun New" w:hAnsi="TH Sarabun New" w:cs="TH Sarabun New"/>
          <w:sz w:val="32"/>
          <w:szCs w:val="32"/>
          <w:cs/>
        </w:rPr>
        <w:t xml:space="preserve"> จนโครงงานนี้ได้สำเร็จลุล่วงสมบูรณ์ตามจุดประสงค์ ผู้ศึกษาจึงขอกราบพระคุณเป็นอย่างสูง</w:t>
      </w:r>
    </w:p>
    <w:p w14:paraId="63335D9C" w14:textId="3B3DD0D3" w:rsidR="00BB3A7E" w:rsidRPr="00E919DB" w:rsidRDefault="003B0F40" w:rsidP="007A2873">
      <w:pPr>
        <w:spacing w:after="0"/>
        <w:ind w:firstLine="720"/>
        <w:rPr>
          <w:rFonts w:ascii="TH Sarabun New" w:hAnsi="TH Sarabun New" w:cs="TH Sarabun New"/>
          <w:sz w:val="32"/>
          <w:szCs w:val="32"/>
        </w:rPr>
      </w:pPr>
      <w:r w:rsidRPr="003B0F40">
        <w:rPr>
          <w:rFonts w:ascii="TH Sarabun New" w:hAnsi="TH Sarabun New" w:cs="TH Sarabun New"/>
          <w:sz w:val="32"/>
          <w:szCs w:val="32"/>
          <w:cs/>
        </w:rPr>
        <w:t>ขอขอบคุณเพื่อนร่วมงานทุกคนที่อำนวยความสะดวกและช่วยเหลือการทำโครงงานในครั้งนี้และ ขอขอบพระคุณ</w:t>
      </w:r>
      <w:r w:rsidR="00DE6FE9">
        <w:rPr>
          <w:rFonts w:ascii="TH Sarabun New" w:hAnsi="TH Sarabun New" w:cs="TH Sarabun New" w:hint="cs"/>
          <w:sz w:val="32"/>
          <w:szCs w:val="32"/>
          <w:cs/>
        </w:rPr>
        <w:t>ผู้จัดทำ</w:t>
      </w:r>
      <w:r w:rsidRPr="003B0F40">
        <w:rPr>
          <w:rFonts w:ascii="TH Sarabun New" w:hAnsi="TH Sarabun New" w:cs="TH Sarabun New"/>
          <w:sz w:val="32"/>
          <w:szCs w:val="32"/>
          <w:cs/>
        </w:rPr>
        <w:t>ทฤษฎีต่างๆ</w:t>
      </w:r>
      <w:r w:rsidR="00DE6FE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B0F40">
        <w:rPr>
          <w:rFonts w:ascii="TH Sarabun New" w:hAnsi="TH Sarabun New" w:cs="TH Sarabun New"/>
          <w:sz w:val="32"/>
          <w:szCs w:val="32"/>
          <w:cs/>
        </w:rPr>
        <w:t>ของวิทยานิพนธ์ งานวิจัย วารสาร บทความ</w:t>
      </w:r>
      <w:r w:rsidR="00CE0786">
        <w:rPr>
          <w:rFonts w:ascii="TH Sarabun New" w:hAnsi="TH Sarabun New" w:cs="TH Sarabun New"/>
          <w:sz w:val="32"/>
          <w:szCs w:val="32"/>
        </w:rPr>
        <w:t xml:space="preserve"> </w:t>
      </w:r>
      <w:r w:rsidR="00CE0786">
        <w:rPr>
          <w:rFonts w:ascii="TH Sarabun New" w:hAnsi="TH Sarabun New" w:cs="TH Sarabun New" w:hint="cs"/>
          <w:sz w:val="32"/>
          <w:szCs w:val="32"/>
          <w:cs/>
        </w:rPr>
        <w:t xml:space="preserve">และคู่มืออ้างอิงสำหรับ </w:t>
      </w:r>
      <w:r w:rsidR="00CE0786">
        <w:rPr>
          <w:rFonts w:ascii="TH Sarabun New" w:hAnsi="TH Sarabun New" w:cs="TH Sarabun New"/>
          <w:sz w:val="32"/>
          <w:szCs w:val="32"/>
        </w:rPr>
        <w:t xml:space="preserve">Godot Engine </w:t>
      </w:r>
      <w:r w:rsidRPr="003B0F40">
        <w:rPr>
          <w:rFonts w:ascii="TH Sarabun New" w:hAnsi="TH Sarabun New" w:cs="TH Sarabun New"/>
          <w:sz w:val="32"/>
          <w:szCs w:val="32"/>
          <w:cs/>
        </w:rPr>
        <w:t>ที่ผู้จัดทำนำมาอ้างอิงในการทำโครงงานฉบับนี้</w:t>
      </w:r>
      <w:r w:rsidR="00DE6FE9">
        <w:rPr>
          <w:rFonts w:ascii="TH Sarabun New" w:hAnsi="TH Sarabun New" w:cs="TH Sarabun New" w:hint="cs"/>
          <w:sz w:val="32"/>
          <w:szCs w:val="32"/>
          <w:cs/>
        </w:rPr>
        <w:t xml:space="preserve"> รวมถึง</w:t>
      </w:r>
      <w:r w:rsidR="00FA2540" w:rsidRPr="00FA2540">
        <w:rPr>
          <w:rFonts w:ascii="TH Sarabun New" w:hAnsi="TH Sarabun New" w:cs="TH Sarabun New"/>
          <w:sz w:val="32"/>
          <w:szCs w:val="32"/>
          <w:cs/>
        </w:rPr>
        <w:t>ชุมชน</w:t>
      </w:r>
      <w:r w:rsidR="00FA2540">
        <w:rPr>
          <w:rFonts w:ascii="TH Sarabun New" w:hAnsi="TH Sarabun New" w:cs="TH Sarabun New" w:hint="cs"/>
          <w:sz w:val="32"/>
          <w:szCs w:val="32"/>
          <w:cs/>
        </w:rPr>
        <w:t>ผู้พัฒนา</w:t>
      </w:r>
      <w:r w:rsidR="000F264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F2640">
        <w:rPr>
          <w:rFonts w:ascii="TH Sarabun New" w:hAnsi="TH Sarabun New" w:cs="TH Sarabun New"/>
          <w:sz w:val="32"/>
          <w:szCs w:val="32"/>
        </w:rPr>
        <w:t>Godot Engine</w:t>
      </w:r>
      <w:r w:rsidR="00FA2540">
        <w:rPr>
          <w:rFonts w:ascii="TH Sarabun New" w:hAnsi="TH Sarabun New" w:cs="TH Sarabun New" w:hint="cs"/>
          <w:sz w:val="32"/>
          <w:szCs w:val="32"/>
          <w:cs/>
        </w:rPr>
        <w:t xml:space="preserve"> สำหรับการ</w:t>
      </w:r>
      <w:r w:rsidR="00772B79">
        <w:rPr>
          <w:rFonts w:ascii="TH Sarabun New" w:hAnsi="TH Sarabun New" w:cs="TH Sarabun New" w:hint="cs"/>
          <w:sz w:val="32"/>
          <w:szCs w:val="32"/>
          <w:cs/>
        </w:rPr>
        <w:t>พัฒนา</w:t>
      </w:r>
      <w:r w:rsidR="007A2873">
        <w:rPr>
          <w:rFonts w:ascii="TH Sarabun New" w:hAnsi="TH Sarabun New" w:cs="TH Sarabun New" w:hint="cs"/>
          <w:sz w:val="32"/>
          <w:szCs w:val="32"/>
          <w:cs/>
        </w:rPr>
        <w:t>ความสามารถใหม่ๆ ให้ได้ผู้จัดทำให้อย่างไม่แสวงผลกำ</w:t>
      </w:r>
      <w:r w:rsidR="00A54F68">
        <w:rPr>
          <w:rFonts w:ascii="TH Sarabun New" w:hAnsi="TH Sarabun New" w:cs="TH Sarabun New" w:hint="cs"/>
          <w:sz w:val="32"/>
          <w:szCs w:val="32"/>
          <w:cs/>
        </w:rPr>
        <w:t>ไร รวมถึง</w:t>
      </w:r>
      <w:r w:rsidR="0024176A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 </w:t>
      </w:r>
      <w:r w:rsidR="0024176A">
        <w:rPr>
          <w:rFonts w:ascii="TH Sarabun New" w:hAnsi="TH Sarabun New" w:cs="TH Sarabun New"/>
          <w:sz w:val="32"/>
          <w:szCs w:val="32"/>
        </w:rPr>
        <w:t>Godot Forum</w:t>
      </w:r>
      <w:r w:rsidR="005F10A5">
        <w:rPr>
          <w:rFonts w:ascii="TH Sarabun New" w:hAnsi="TH Sarabun New" w:cs="TH Sarabun New"/>
          <w:sz w:val="32"/>
          <w:szCs w:val="32"/>
        </w:rPr>
        <w:t xml:space="preserve"> </w:t>
      </w:r>
      <w:r w:rsidR="005F10A5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5F10A5">
        <w:rPr>
          <w:rFonts w:ascii="TH Sarabun New" w:hAnsi="TH Sarabun New" w:cs="TH Sarabun New"/>
          <w:sz w:val="32"/>
          <w:szCs w:val="32"/>
        </w:rPr>
        <w:t>Godot Engine Discord</w:t>
      </w:r>
      <w:r w:rsidR="0024176A">
        <w:rPr>
          <w:rFonts w:ascii="TH Sarabun New" w:hAnsi="TH Sarabun New" w:cs="TH Sarabun New"/>
          <w:sz w:val="32"/>
          <w:szCs w:val="32"/>
        </w:rPr>
        <w:t xml:space="preserve"> </w:t>
      </w:r>
      <w:r w:rsidR="0024176A">
        <w:rPr>
          <w:rFonts w:ascii="TH Sarabun New" w:hAnsi="TH Sarabun New" w:cs="TH Sarabun New" w:hint="cs"/>
          <w:sz w:val="32"/>
          <w:szCs w:val="32"/>
          <w:cs/>
        </w:rPr>
        <w:t>ที่ช่วยไขข้อสงสัยและ</w:t>
      </w:r>
      <w:r w:rsidR="00AB6F65">
        <w:rPr>
          <w:rFonts w:ascii="TH Sarabun New" w:hAnsi="TH Sarabun New" w:cs="TH Sarabun New" w:hint="cs"/>
          <w:sz w:val="32"/>
          <w:szCs w:val="32"/>
          <w:cs/>
        </w:rPr>
        <w:t>ช่วยแก้ปัญหาที่ผู้จัดทำพบเจอ</w:t>
      </w:r>
      <w:r w:rsidRPr="003B0F40">
        <w:rPr>
          <w:rFonts w:ascii="TH Sarabun New" w:hAnsi="TH Sarabun New" w:cs="TH Sarabun New"/>
          <w:sz w:val="32"/>
          <w:szCs w:val="32"/>
          <w:cs/>
        </w:rPr>
        <w:t>ไว้ ณ โอกาสนี้ด้วย</w:t>
      </w:r>
    </w:p>
    <w:p w14:paraId="0C015A18" w14:textId="2BAF97EA" w:rsidR="00466357" w:rsidRPr="00E919DB" w:rsidRDefault="00466357" w:rsidP="00E86B60">
      <w:pPr>
        <w:spacing w:after="0"/>
        <w:ind w:left="5040" w:firstLine="1339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1</w:t>
      </w:r>
      <w:r w:rsidR="00E86B60">
        <w:rPr>
          <w:rFonts w:ascii="TH Sarabun New" w:hAnsi="TH Sarabun New" w:cs="TH Sarabun New"/>
          <w:sz w:val="32"/>
          <w:szCs w:val="32"/>
        </w:rPr>
        <w:t>.</w:t>
      </w:r>
      <w:r w:rsidR="001C732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33482">
        <w:rPr>
          <w:rFonts w:ascii="TH Sarabun New" w:hAnsi="TH Sarabun New" w:cs="TH Sarabun New" w:hint="cs"/>
          <w:sz w:val="32"/>
          <w:szCs w:val="32"/>
          <w:cs/>
        </w:rPr>
        <w:t>นาย เจษฎา คณะทอง</w:t>
      </w:r>
    </w:p>
    <w:p w14:paraId="7124B32E" w14:textId="3F339902" w:rsidR="00466357" w:rsidRPr="00E919DB" w:rsidRDefault="00466357" w:rsidP="00E86B60">
      <w:pPr>
        <w:spacing w:after="0"/>
        <w:ind w:left="5040" w:firstLine="1339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2</w:t>
      </w:r>
      <w:r w:rsidR="00E86B60">
        <w:rPr>
          <w:rFonts w:ascii="TH Sarabun New" w:hAnsi="TH Sarabun New" w:cs="TH Sarabun New"/>
          <w:sz w:val="32"/>
          <w:szCs w:val="32"/>
        </w:rPr>
        <w:t xml:space="preserve">. </w:t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>นาย ภู</w:t>
      </w:r>
      <w:proofErr w:type="spellStart"/>
      <w:r w:rsidR="00E86B60" w:rsidRPr="00E86B60">
        <w:rPr>
          <w:rFonts w:ascii="TH Sarabun New" w:hAnsi="TH Sarabun New" w:cs="TH Sarabun New"/>
          <w:sz w:val="32"/>
          <w:szCs w:val="32"/>
          <w:cs/>
        </w:rPr>
        <w:t>วิศ</w:t>
      </w:r>
      <w:proofErr w:type="spellEnd"/>
      <w:r w:rsidR="00E86B60" w:rsidRPr="00E86B60">
        <w:rPr>
          <w:rFonts w:ascii="TH Sarabun New" w:hAnsi="TH Sarabun New" w:cs="TH Sarabun New"/>
          <w:sz w:val="32"/>
          <w:szCs w:val="32"/>
          <w:cs/>
        </w:rPr>
        <w:t xml:space="preserve"> พุฒิไพโรจน์</w:t>
      </w:r>
    </w:p>
    <w:p w14:paraId="27FAEC37" w14:textId="77777777" w:rsidR="00466357" w:rsidRPr="00E919DB" w:rsidRDefault="00466357" w:rsidP="00466357">
      <w:pPr>
        <w:spacing w:after="0"/>
        <w:ind w:left="5040" w:firstLine="720"/>
        <w:jc w:val="center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ผู้จัดทำ</w:t>
      </w:r>
    </w:p>
    <w:p w14:paraId="0817CC3D" w14:textId="22E1C43E" w:rsidR="00466357" w:rsidRPr="00E919DB" w:rsidRDefault="00466357" w:rsidP="00E86B60">
      <w:pPr>
        <w:spacing w:after="0"/>
        <w:ind w:left="5040" w:firstLine="72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วันที่</w:t>
      </w:r>
      <w:r w:rsidR="00E86B60">
        <w:rPr>
          <w:rFonts w:ascii="TH Sarabun New" w:hAnsi="TH Sarabun New" w:cs="TH Sarabun New"/>
          <w:sz w:val="32"/>
          <w:szCs w:val="32"/>
        </w:rPr>
        <w:t xml:space="preserve"> </w:t>
      </w:r>
      <w:r w:rsidR="00E86B60" w:rsidRPr="00E86B60">
        <w:rPr>
          <w:rFonts w:ascii="TH Sarabun New" w:hAnsi="TH Sarabun New" w:cs="TH Sarabun New"/>
          <w:sz w:val="32"/>
          <w:szCs w:val="32"/>
        </w:rPr>
        <w:t>2</w:t>
      </w:r>
      <w:r w:rsidR="00E86B60">
        <w:rPr>
          <w:rFonts w:ascii="TH Sarabun New" w:hAnsi="TH Sarabun New" w:cs="TH Sarabun New"/>
          <w:sz w:val="32"/>
          <w:szCs w:val="32"/>
        </w:rPr>
        <w:t>8</w:t>
      </w:r>
      <w:r w:rsidR="00E86B60" w:rsidRPr="00E86B60">
        <w:rPr>
          <w:rFonts w:ascii="TH Sarabun New" w:hAnsi="TH Sarabun New" w:cs="TH Sarabun New"/>
          <w:sz w:val="32"/>
          <w:szCs w:val="32"/>
        </w:rPr>
        <w:t xml:space="preserve"> </w:t>
      </w:r>
      <w:r w:rsidR="00E86B60" w:rsidRPr="00E86B60">
        <w:rPr>
          <w:rFonts w:ascii="TH Sarabun New" w:hAnsi="TH Sarabun New" w:cs="TH Sarabun New"/>
          <w:sz w:val="32"/>
          <w:szCs w:val="32"/>
          <w:cs/>
        </w:rPr>
        <w:t xml:space="preserve">มีนาคม </w:t>
      </w:r>
      <w:r w:rsidR="00E86B60" w:rsidRPr="00E86B60">
        <w:rPr>
          <w:rFonts w:ascii="TH Sarabun New" w:hAnsi="TH Sarabun New" w:cs="TH Sarabun New"/>
          <w:sz w:val="32"/>
          <w:szCs w:val="32"/>
        </w:rPr>
        <w:t>2565</w:t>
      </w:r>
    </w:p>
    <w:p w14:paraId="1214CE47" w14:textId="44CB4902" w:rsidR="00466357" w:rsidRPr="00E919DB" w:rsidRDefault="00E86B60" w:rsidP="00E86B6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4FB12CBE" w14:textId="77777777" w:rsidR="00466357" w:rsidRPr="00E919DB" w:rsidRDefault="00466357" w:rsidP="00502DB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</w:t>
      </w:r>
    </w:p>
    <w:p w14:paraId="5B0E42A6" w14:textId="77777777" w:rsidR="006533EE" w:rsidRPr="00E919DB" w:rsidRDefault="006533EE" w:rsidP="006533EE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เรื่อง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</w:p>
    <w:p w14:paraId="4D1FBB09" w14:textId="1CAF4130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บทคัดย่อ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 w:hint="cs"/>
          <w:sz w:val="32"/>
          <w:szCs w:val="32"/>
          <w:cs/>
        </w:rPr>
        <w:t>ก</w:t>
      </w:r>
    </w:p>
    <w:p w14:paraId="558B3812" w14:textId="58F2DEAF" w:rsidR="00151CB4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กิตติกรรมประกาศ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 w:hint="cs"/>
          <w:sz w:val="32"/>
          <w:szCs w:val="32"/>
          <w:cs/>
        </w:rPr>
        <w:t>ข</w:t>
      </w:r>
    </w:p>
    <w:p w14:paraId="0DA15CDE" w14:textId="20A26A2F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สารบัญ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 w:hint="cs"/>
          <w:sz w:val="32"/>
          <w:szCs w:val="32"/>
          <w:cs/>
        </w:rPr>
        <w:t>ค</w:t>
      </w:r>
    </w:p>
    <w:p w14:paraId="02747AFB" w14:textId="44E0E208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สารบัญตาราง</w:t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 w:hint="cs"/>
          <w:sz w:val="32"/>
          <w:szCs w:val="32"/>
          <w:cs/>
        </w:rPr>
        <w:t>ง</w:t>
      </w:r>
    </w:p>
    <w:p w14:paraId="499EA9DA" w14:textId="40E9E2DE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สารบัญภาพประกอบ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 w:hint="cs"/>
          <w:sz w:val="32"/>
          <w:szCs w:val="32"/>
          <w:cs/>
        </w:rPr>
        <w:t>จ</w:t>
      </w:r>
    </w:p>
    <w:p w14:paraId="66E6F2A7" w14:textId="6BE0A85E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บทที่ 1 บทนำ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  <w:cs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>1</w:t>
      </w:r>
    </w:p>
    <w:p w14:paraId="0D357E48" w14:textId="583A4009" w:rsidR="00151CB4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บทที่ 2 เอกสารและงานวิจัยที่เกี่ยวข้อง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  <w:t>3</w:t>
      </w:r>
    </w:p>
    <w:p w14:paraId="72B5FCA9" w14:textId="4C5E1408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บทที่ 3 วิธี</w:t>
      </w:r>
      <w:r w:rsidR="00655F32" w:rsidRPr="00E919DB">
        <w:rPr>
          <w:rFonts w:ascii="TH Sarabun New" w:hAnsi="TH Sarabun New" w:cs="TH Sarabun New"/>
          <w:sz w:val="32"/>
          <w:szCs w:val="32"/>
          <w:cs/>
        </w:rPr>
        <w:t>การดำเนินงาน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  <w:t>13</w:t>
      </w:r>
    </w:p>
    <w:p w14:paraId="4AAAD987" w14:textId="01BFAA4E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บทที่ 4 ผลการ</w:t>
      </w:r>
      <w:r w:rsidR="00151CB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  <w:t>16</w:t>
      </w:r>
    </w:p>
    <w:p w14:paraId="1767ECE2" w14:textId="2E50D498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บทที่ 5 อภิปราย</w:t>
      </w:r>
      <w:r w:rsidR="00151CB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919DB">
        <w:rPr>
          <w:rFonts w:ascii="TH Sarabun New" w:hAnsi="TH Sarabun New" w:cs="TH Sarabun New"/>
          <w:sz w:val="32"/>
          <w:szCs w:val="32"/>
          <w:cs/>
        </w:rPr>
        <w:t>และสรุปผลการ</w:t>
      </w:r>
      <w:r w:rsidR="00151CB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  <w:t>27</w:t>
      </w:r>
    </w:p>
    <w:p w14:paraId="08F74F9B" w14:textId="689108E1" w:rsidR="006533EE" w:rsidRPr="00E919DB" w:rsidRDefault="006533EE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เอกสารอ้างอิง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  <w:t>28</w:t>
      </w:r>
    </w:p>
    <w:p w14:paraId="41100726" w14:textId="5F499A54" w:rsidR="00240B96" w:rsidRPr="00AF14C6" w:rsidRDefault="00297819" w:rsidP="006533EE">
      <w:p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t>ภาคผนวก</w:t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</w:r>
      <w:r w:rsidR="00151CB4">
        <w:rPr>
          <w:rFonts w:ascii="TH Sarabun New" w:hAnsi="TH Sarabun New" w:cs="TH Sarabun New"/>
          <w:sz w:val="32"/>
          <w:szCs w:val="32"/>
        </w:rPr>
        <w:tab/>
        <w:t>29</w:t>
      </w:r>
    </w:p>
    <w:p w14:paraId="77436D44" w14:textId="77777777" w:rsidR="00AF14C6" w:rsidRDefault="00AF14C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EEF2495" w14:textId="77777777" w:rsidR="00466357" w:rsidRPr="00E919DB" w:rsidRDefault="00240B96" w:rsidP="00240B9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สารบัญตาราง</w:t>
      </w:r>
    </w:p>
    <w:p w14:paraId="575B318F" w14:textId="77777777" w:rsidR="00240B96" w:rsidRPr="00E919DB" w:rsidRDefault="00240B96" w:rsidP="00240B96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  <w:t>หน้า</w:t>
      </w:r>
    </w:p>
    <w:p w14:paraId="1083F653" w14:textId="0430FC71" w:rsidR="00FB5300" w:rsidRDefault="00FB5300" w:rsidP="00FB530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ตารางที่ 3.1.1 ข้อมูลของด่าน 1-6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13</w:t>
      </w:r>
    </w:p>
    <w:p w14:paraId="32343C3D" w14:textId="3A5A2AD2" w:rsidR="00240B96" w:rsidRPr="00AF14C6" w:rsidRDefault="004B2535" w:rsidP="00AF14C6">
      <w:pPr>
        <w:spacing w:after="0"/>
        <w:rPr>
          <w:rFonts w:ascii="TH Sarabun New" w:hAnsi="TH Sarabun New" w:cs="TH Sarabun New"/>
          <w:sz w:val="32"/>
          <w:szCs w:val="32"/>
        </w:rPr>
      </w:pPr>
      <w:r w:rsidRPr="004B2535">
        <w:rPr>
          <w:rFonts w:ascii="TH Sarabun New" w:hAnsi="TH Sarabun New" w:cs="TH Sarabun New"/>
          <w:sz w:val="32"/>
          <w:szCs w:val="32"/>
          <w:cs/>
        </w:rPr>
        <w:t>ตารางที่ 3.1.2 ข้อมูลของเครื่องจักรในเกม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14</w:t>
      </w:r>
    </w:p>
    <w:p w14:paraId="4507F477" w14:textId="77777777" w:rsidR="00AF14C6" w:rsidRDefault="00AF14C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18F7C85A" w14:textId="77777777" w:rsidR="00240B96" w:rsidRPr="00E919DB" w:rsidRDefault="00240B96" w:rsidP="00FB5300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สารบัญภาพประกอบ</w:t>
      </w:r>
    </w:p>
    <w:p w14:paraId="74CDF684" w14:textId="77777777" w:rsidR="00240B96" w:rsidRPr="00E919DB" w:rsidRDefault="00240B96" w:rsidP="00240B96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  <w:t>หน้า</w:t>
      </w:r>
    </w:p>
    <w:p w14:paraId="39C575B7" w14:textId="7DCAA274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 xml:space="preserve">2.1 Logo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 w:rsidRPr="004A1DD1">
        <w:rPr>
          <w:rFonts w:ascii="TH Sarabun New" w:hAnsi="TH Sarabun New" w:cs="TH Sarabun New"/>
          <w:sz w:val="32"/>
          <w:szCs w:val="32"/>
        </w:rPr>
        <w:t>Godot Engine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3</w:t>
      </w:r>
    </w:p>
    <w:p w14:paraId="5ED73F5B" w14:textId="1FCF5A53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 xml:space="preserve">2.2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ชนิด </w:t>
      </w:r>
      <w:r w:rsidRPr="004A1DD1">
        <w:rPr>
          <w:rFonts w:ascii="TH Sarabun New" w:hAnsi="TH Sarabun New" w:cs="TH Sarabun New"/>
          <w:sz w:val="32"/>
          <w:szCs w:val="32"/>
        </w:rPr>
        <w:t xml:space="preserve">Node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หลักของ </w:t>
      </w:r>
      <w:r w:rsidRPr="004A1DD1">
        <w:rPr>
          <w:rFonts w:ascii="TH Sarabun New" w:hAnsi="TH Sarabun New" w:cs="TH Sarabun New"/>
          <w:sz w:val="32"/>
          <w:szCs w:val="32"/>
        </w:rPr>
        <w:t>Godot Engine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4</w:t>
      </w:r>
    </w:p>
    <w:p w14:paraId="34507838" w14:textId="77777777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>2.3 Scene Tree “Loom”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มี </w:t>
      </w:r>
      <w:r w:rsidRPr="004A1DD1">
        <w:rPr>
          <w:rFonts w:ascii="TH Sarabun New" w:hAnsi="TH Sarabun New" w:cs="TH Sarabun New"/>
          <w:sz w:val="32"/>
          <w:szCs w:val="32"/>
        </w:rPr>
        <w:t>Area2D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A1DD1">
        <w:rPr>
          <w:rFonts w:ascii="TH Sarabun New" w:hAnsi="TH Sarabun New" w:cs="TH Sarabun New"/>
          <w:sz w:val="32"/>
          <w:szCs w:val="32"/>
        </w:rPr>
        <w:t>“</w:t>
      </w:r>
      <w:proofErr w:type="spellStart"/>
      <w:r w:rsidRPr="004A1DD1">
        <w:rPr>
          <w:rFonts w:ascii="TH Sarabun New" w:hAnsi="TH Sarabun New" w:cs="TH Sarabun New"/>
          <w:sz w:val="32"/>
          <w:szCs w:val="32"/>
        </w:rPr>
        <w:t>MachineLoom</w:t>
      </w:r>
      <w:proofErr w:type="spellEnd"/>
      <w:r w:rsidRPr="004A1DD1">
        <w:rPr>
          <w:rFonts w:ascii="TH Sarabun New" w:hAnsi="TH Sarabun New" w:cs="TH Sarabun New"/>
          <w:sz w:val="32"/>
          <w:szCs w:val="32"/>
        </w:rPr>
        <w:t xml:space="preserve">”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4A1DD1">
        <w:rPr>
          <w:rFonts w:ascii="TH Sarabun New" w:hAnsi="TH Sarabun New" w:cs="TH Sarabun New"/>
          <w:sz w:val="32"/>
          <w:szCs w:val="32"/>
        </w:rPr>
        <w:t xml:space="preserve">Root Node </w:t>
      </w:r>
    </w:p>
    <w:p w14:paraId="425B1492" w14:textId="1D9A512E" w:rsidR="00FB5300" w:rsidRPr="004A1DD1" w:rsidRDefault="00FB5300" w:rsidP="00FF5288">
      <w:pPr>
        <w:spacing w:after="0"/>
        <w:ind w:left="851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และมี </w:t>
      </w:r>
      <w:r w:rsidRPr="004A1DD1">
        <w:rPr>
          <w:rFonts w:ascii="TH Sarabun New" w:hAnsi="TH Sarabun New" w:cs="TH Sarabun New"/>
          <w:sz w:val="32"/>
          <w:szCs w:val="32"/>
        </w:rPr>
        <w:t>5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4A1DD1">
        <w:rPr>
          <w:rFonts w:ascii="TH Sarabun New" w:hAnsi="TH Sarabun New" w:cs="TH Sarabun New"/>
          <w:sz w:val="32"/>
          <w:szCs w:val="32"/>
        </w:rPr>
        <w:t>AnimatedSprite</w:t>
      </w:r>
      <w:proofErr w:type="spellEnd"/>
      <w:r w:rsidRPr="004A1DD1">
        <w:rPr>
          <w:rFonts w:ascii="TH Sarabun New" w:hAnsi="TH Sarabun New" w:cs="TH Sarabun New"/>
          <w:sz w:val="32"/>
          <w:szCs w:val="32"/>
        </w:rPr>
        <w:t xml:space="preserve"> “Sprite”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 w:rsidRPr="004A1DD1">
        <w:rPr>
          <w:rFonts w:ascii="TH Sarabun New" w:hAnsi="TH Sarabun New" w:cs="TH Sarabun New"/>
          <w:sz w:val="32"/>
          <w:szCs w:val="32"/>
        </w:rPr>
        <w:t>CollisionShape2D “</w:t>
      </w:r>
      <w:proofErr w:type="spellStart"/>
      <w:r w:rsidRPr="004A1DD1">
        <w:rPr>
          <w:rFonts w:ascii="TH Sarabun New" w:hAnsi="TH Sarabun New" w:cs="TH Sarabun New"/>
          <w:sz w:val="32"/>
          <w:szCs w:val="32"/>
        </w:rPr>
        <w:t>CollisionShape</w:t>
      </w:r>
      <w:proofErr w:type="spellEnd"/>
      <w:r w:rsidRPr="004A1DD1">
        <w:rPr>
          <w:rFonts w:ascii="TH Sarabun New" w:hAnsi="TH Sarabun New" w:cs="TH Sarabun New"/>
          <w:sz w:val="32"/>
          <w:szCs w:val="32"/>
        </w:rPr>
        <w:t>”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39E0269" w14:textId="64343827" w:rsidR="00FB5300" w:rsidRPr="004A1DD1" w:rsidRDefault="00FB5300" w:rsidP="00FF5288">
      <w:pPr>
        <w:spacing w:after="0"/>
        <w:ind w:left="851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4A1DD1">
        <w:rPr>
          <w:rFonts w:ascii="TH Sarabun New" w:hAnsi="TH Sarabun New" w:cs="TH Sarabun New"/>
          <w:sz w:val="32"/>
          <w:szCs w:val="32"/>
        </w:rPr>
        <w:t>Child Node</w:t>
      </w:r>
    </w:p>
    <w:p w14:paraId="355059FA" w14:textId="3326F222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>2.4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การต่อยอด </w:t>
      </w:r>
      <w:r w:rsidRPr="004A1DD1">
        <w:rPr>
          <w:rFonts w:ascii="TH Sarabun New" w:hAnsi="TH Sarabun New" w:cs="TH Sarabun New"/>
          <w:sz w:val="32"/>
          <w:szCs w:val="32"/>
        </w:rPr>
        <w:t xml:space="preserve">Scene “Character”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Pr="004A1DD1">
        <w:rPr>
          <w:rFonts w:ascii="TH Sarabun New" w:hAnsi="TH Sarabun New" w:cs="TH Sarabun New"/>
          <w:sz w:val="32"/>
          <w:szCs w:val="32"/>
        </w:rPr>
        <w:t>“</w:t>
      </w:r>
      <w:proofErr w:type="spellStart"/>
      <w:r w:rsidRPr="004A1DD1">
        <w:rPr>
          <w:rFonts w:ascii="TH Sarabun New" w:hAnsi="TH Sarabun New" w:cs="TH Sarabun New"/>
          <w:sz w:val="32"/>
          <w:szCs w:val="32"/>
        </w:rPr>
        <w:t>Wizzard</w:t>
      </w:r>
      <w:proofErr w:type="spellEnd"/>
      <w:r w:rsidRPr="004A1DD1">
        <w:rPr>
          <w:rFonts w:ascii="TH Sarabun New" w:hAnsi="TH Sarabun New" w:cs="TH Sarabun New"/>
          <w:sz w:val="32"/>
          <w:szCs w:val="32"/>
        </w:rPr>
        <w:t xml:space="preserve">”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4A1DD1">
        <w:rPr>
          <w:rFonts w:ascii="TH Sarabun New" w:hAnsi="TH Sarabun New" w:cs="TH Sarabun New"/>
          <w:sz w:val="32"/>
          <w:szCs w:val="32"/>
        </w:rPr>
        <w:t>“Warrior”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6</w:t>
      </w:r>
    </w:p>
    <w:p w14:paraId="5BA3C884" w14:textId="4B18CCDC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>2.5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แผนผังการต่อยอดของ </w:t>
      </w:r>
      <w:r w:rsidRPr="004A1DD1">
        <w:rPr>
          <w:rFonts w:ascii="TH Sarabun New" w:hAnsi="TH Sarabun New" w:cs="TH Sarabun New"/>
          <w:sz w:val="32"/>
          <w:szCs w:val="32"/>
        </w:rPr>
        <w:t>Area2D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6</w:t>
      </w:r>
    </w:p>
    <w:p w14:paraId="3FD52FED" w14:textId="3F67D817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>2.6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A1DD1">
        <w:rPr>
          <w:rFonts w:ascii="TH Sarabun New" w:hAnsi="TH Sarabun New" w:cs="TH Sarabun New"/>
          <w:sz w:val="32"/>
          <w:szCs w:val="32"/>
        </w:rPr>
        <w:t>Signal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 ส่วนหนึ่ง ของ </w:t>
      </w:r>
      <w:r w:rsidRPr="004A1DD1">
        <w:rPr>
          <w:rFonts w:ascii="TH Sarabun New" w:hAnsi="TH Sarabun New" w:cs="TH Sarabun New"/>
          <w:sz w:val="32"/>
          <w:szCs w:val="32"/>
        </w:rPr>
        <w:t>Scene “Loom”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7</w:t>
      </w:r>
    </w:p>
    <w:p w14:paraId="23F01B65" w14:textId="2456C5F8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4A1DD1">
        <w:rPr>
          <w:rFonts w:ascii="TH Sarabun New" w:hAnsi="TH Sarabun New" w:cs="TH Sarabun New"/>
          <w:sz w:val="32"/>
          <w:szCs w:val="32"/>
        </w:rPr>
        <w:t xml:space="preserve">2.7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>จำนวนการกระทำขั้นต่ำของผู้เล่น</w:t>
      </w:r>
      <w:r w:rsidRPr="004A1DD1">
        <w:rPr>
          <w:rFonts w:ascii="TH Sarabun New" w:hAnsi="TH Sarabun New" w:cs="TH Sarabun New"/>
          <w:sz w:val="32"/>
          <w:szCs w:val="32"/>
        </w:rPr>
        <w:t xml:space="preserve"> (minimum player action) 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8</w:t>
      </w:r>
    </w:p>
    <w:p w14:paraId="77457874" w14:textId="0584E75D" w:rsidR="00FB5300" w:rsidRPr="004A1DD1" w:rsidRDefault="00FB5300" w:rsidP="00FF5288">
      <w:pPr>
        <w:spacing w:after="0"/>
        <w:ind w:left="851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ที่ใช้ในการไขปริศนาในเกม </w:t>
      </w:r>
      <w:r w:rsidRPr="004A1DD1">
        <w:rPr>
          <w:rFonts w:ascii="TH Sarabun New" w:hAnsi="TH Sarabun New" w:cs="TH Sarabun New"/>
          <w:sz w:val="32"/>
          <w:szCs w:val="32"/>
        </w:rPr>
        <w:t>Portal (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>ส่วนบน</w:t>
      </w:r>
      <w:r w:rsidRPr="004A1DD1">
        <w:rPr>
          <w:rFonts w:ascii="TH Sarabun New" w:hAnsi="TH Sarabun New" w:cs="TH Sarabun New"/>
          <w:sz w:val="32"/>
          <w:szCs w:val="32"/>
        </w:rPr>
        <w:t>) and Portal 2 (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>ส่วนล่าง</w:t>
      </w:r>
      <w:r w:rsidRPr="004A1DD1">
        <w:rPr>
          <w:rFonts w:ascii="TH Sarabun New" w:hAnsi="TH Sarabun New" w:cs="TH Sarabun New"/>
          <w:sz w:val="32"/>
          <w:szCs w:val="32"/>
        </w:rPr>
        <w:t>)</w:t>
      </w:r>
    </w:p>
    <w:p w14:paraId="12839D7B" w14:textId="74F25185" w:rsidR="00FB5300" w:rsidRPr="004A1DD1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4A1DD1">
        <w:rPr>
          <w:rFonts w:ascii="TH Sarabun New" w:hAnsi="TH Sarabun New" w:cs="TH Sarabun New"/>
          <w:sz w:val="32"/>
          <w:szCs w:val="32"/>
        </w:rPr>
        <w:t xml:space="preserve"> 2.8 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>จำนวนการกระทำขั้นต่ำของผู้เล่น</w:t>
      </w:r>
      <w:r w:rsidRPr="004A1DD1">
        <w:rPr>
          <w:rFonts w:ascii="TH Sarabun New" w:hAnsi="TH Sarabun New" w:cs="TH Sarabun New"/>
          <w:sz w:val="32"/>
          <w:szCs w:val="32"/>
        </w:rPr>
        <w:t xml:space="preserve"> (minimum player action) 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  <w:t>9</w:t>
      </w:r>
    </w:p>
    <w:p w14:paraId="226E474B" w14:textId="6DD4E29F" w:rsidR="00FB5300" w:rsidRPr="004A1DD1" w:rsidRDefault="00FB5300" w:rsidP="00FF5288">
      <w:pPr>
        <w:spacing w:after="0"/>
        <w:ind w:left="851"/>
        <w:rPr>
          <w:rFonts w:ascii="TH Sarabun New" w:hAnsi="TH Sarabun New" w:cs="TH Sarabun New"/>
          <w:sz w:val="32"/>
          <w:szCs w:val="32"/>
        </w:rPr>
      </w:pPr>
      <w:r w:rsidRPr="004A1DD1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ที่ใช้ในการไขปริศนาในเกม </w:t>
      </w:r>
      <w:r w:rsidRPr="004A1DD1">
        <w:rPr>
          <w:rFonts w:ascii="TH Sarabun New" w:hAnsi="TH Sarabun New" w:cs="TH Sarabun New"/>
          <w:sz w:val="32"/>
          <w:szCs w:val="32"/>
        </w:rPr>
        <w:t>Braid (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>ส่วนบน</w:t>
      </w:r>
      <w:r w:rsidRPr="004A1DD1">
        <w:rPr>
          <w:rFonts w:ascii="TH Sarabun New" w:hAnsi="TH Sarabun New" w:cs="TH Sarabun New"/>
          <w:sz w:val="32"/>
          <w:szCs w:val="32"/>
        </w:rPr>
        <w:t>) and Lemmings (</w:t>
      </w:r>
      <w:r w:rsidRPr="004A1DD1">
        <w:rPr>
          <w:rFonts w:ascii="TH Sarabun New" w:hAnsi="TH Sarabun New" w:cs="TH Sarabun New" w:hint="cs"/>
          <w:sz w:val="32"/>
          <w:szCs w:val="32"/>
          <w:cs/>
        </w:rPr>
        <w:t>ส่วนล่าง</w:t>
      </w:r>
      <w:r w:rsidRPr="004A1DD1">
        <w:rPr>
          <w:rFonts w:ascii="TH Sarabun New" w:hAnsi="TH Sarabun New" w:cs="TH Sarabun New"/>
          <w:sz w:val="32"/>
          <w:szCs w:val="32"/>
        </w:rPr>
        <w:t>)</w:t>
      </w:r>
      <w:r w:rsidRPr="004A1DD1">
        <w:rPr>
          <w:rFonts w:ascii="TH Sarabun New" w:hAnsi="TH Sarabun New" w:cs="TH Sarabun New"/>
          <w:sz w:val="32"/>
          <w:szCs w:val="32"/>
        </w:rPr>
        <w:tab/>
      </w:r>
      <w:r w:rsidRPr="004A1DD1">
        <w:rPr>
          <w:rFonts w:ascii="TH Sarabun New" w:hAnsi="TH Sarabun New" w:cs="TH Sarabun New"/>
          <w:sz w:val="32"/>
          <w:szCs w:val="32"/>
        </w:rPr>
        <w:tab/>
      </w:r>
    </w:p>
    <w:p w14:paraId="7BB1D232" w14:textId="179768E2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2.9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Portal 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ซ้าย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Braid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(ขวา)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9</w:t>
      </w:r>
    </w:p>
    <w:p w14:paraId="269F69B0" w14:textId="0D370644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2.10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Tetris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10</w:t>
      </w:r>
    </w:p>
    <w:p w14:paraId="4C5D99BB" w14:textId="11AF68EA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2.11 Picross (</w:t>
      </w:r>
      <w:proofErr w:type="spellStart"/>
      <w:r>
        <w:rPr>
          <w:rFonts w:ascii="TH Sarabun New" w:hAnsi="TH Sarabun New" w:cs="TH Sarabun New"/>
          <w:sz w:val="32"/>
          <w:szCs w:val="32"/>
        </w:rPr>
        <w:t>Nonogram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11</w:t>
      </w:r>
    </w:p>
    <w:p w14:paraId="3794E10D" w14:textId="207F048A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2.12 Paper’s Please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12</w:t>
      </w:r>
    </w:p>
    <w:p w14:paraId="1158A30A" w14:textId="4CCDB968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2.13 Stephen’s Sausage Roll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12</w:t>
      </w:r>
    </w:p>
    <w:p w14:paraId="0B4EB482" w14:textId="1441B988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3.2.1 </w:t>
      </w:r>
      <w:r>
        <w:rPr>
          <w:rFonts w:ascii="TH Sarabun New" w:hAnsi="TH Sarabun New" w:cs="TH Sarabun New" w:hint="cs"/>
          <w:sz w:val="32"/>
          <w:szCs w:val="32"/>
          <w:cs/>
        </w:rPr>
        <w:t>แผนผังการทำงานของเกม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15</w:t>
      </w:r>
    </w:p>
    <w:p w14:paraId="58F75518" w14:textId="7906540C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 Inkscape UI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16</w:t>
      </w:r>
    </w:p>
    <w:p w14:paraId="38775A4B" w14:textId="5FD27DDC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4.2 Logo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16</w:t>
      </w:r>
    </w:p>
    <w:p w14:paraId="6FB0613D" w14:textId="017BF9DA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4.3 Packager Animation Keyframes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17</w:t>
      </w:r>
    </w:p>
    <w:p w14:paraId="3B50D1DE" w14:textId="16CC1FBA" w:rsidR="00AF14C6" w:rsidRDefault="00AF14C6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4.4 Packager </w:t>
      </w:r>
      <w:proofErr w:type="spellStart"/>
      <w:r>
        <w:rPr>
          <w:rFonts w:ascii="TH Sarabun New" w:hAnsi="TH Sarabun New" w:cs="TH Sarabun New"/>
          <w:sz w:val="32"/>
          <w:szCs w:val="32"/>
        </w:rPr>
        <w:t>Spritesheet</w:t>
      </w:r>
      <w:proofErr w:type="spellEnd"/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17</w:t>
      </w:r>
    </w:p>
    <w:p w14:paraId="0A1A1371" w14:textId="71F413E5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4.5 Logo Animation After Effects Project File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18</w:t>
      </w:r>
    </w:p>
    <w:p w14:paraId="25688555" w14:textId="496649F1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การใช้ </w:t>
      </w:r>
      <w:r>
        <w:rPr>
          <w:rFonts w:ascii="TH Sarabun New" w:hAnsi="TH Sarabun New" w:cs="TH Sarabun New"/>
          <w:sz w:val="32"/>
          <w:szCs w:val="32"/>
        </w:rPr>
        <w:t xml:space="preserve">ffmpeg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แปลงชนิดไฟล์จาก </w:t>
      </w:r>
      <w:r>
        <w:rPr>
          <w:rFonts w:ascii="TH Sarabun New" w:hAnsi="TH Sarabun New" w:cs="TH Sarabun New"/>
          <w:sz w:val="32"/>
          <w:szCs w:val="32"/>
        </w:rPr>
        <w:t>H.264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 </w:t>
      </w:r>
      <w:r>
        <w:rPr>
          <w:rFonts w:ascii="TH Sarabun New" w:hAnsi="TH Sarabun New" w:cs="TH Sarabun New"/>
          <w:sz w:val="32"/>
          <w:szCs w:val="32"/>
        </w:rPr>
        <w:t>Theora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18</w:t>
      </w:r>
    </w:p>
    <w:p w14:paraId="6D9CD62F" w14:textId="7D711723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4.7 </w:t>
      </w:r>
      <w:r>
        <w:rPr>
          <w:rFonts w:ascii="TH Sarabun New" w:hAnsi="TH Sarabun New" w:cs="TH Sarabun New" w:hint="cs"/>
          <w:sz w:val="32"/>
          <w:szCs w:val="32"/>
          <w:cs/>
        </w:rPr>
        <w:t>ดัดแปลงเสียง +</w:t>
      </w:r>
      <w:r>
        <w:rPr>
          <w:rFonts w:ascii="TH Sarabun New" w:hAnsi="TH Sarabun New" w:cs="TH Sarabun New"/>
          <w:sz w:val="32"/>
          <w:szCs w:val="32"/>
        </w:rPr>
        <w:t xml:space="preserve">10 Semitones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โดยใช้ </w:t>
      </w:r>
      <w:r>
        <w:rPr>
          <w:rFonts w:ascii="TH Sarabun New" w:hAnsi="TH Sarabun New" w:cs="TH Sarabun New"/>
          <w:sz w:val="32"/>
          <w:szCs w:val="32"/>
        </w:rPr>
        <w:t>Audacity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18</w:t>
      </w:r>
    </w:p>
    <w:p w14:paraId="459A6DC5" w14:textId="398C245E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การใช้ </w:t>
      </w:r>
      <w:r>
        <w:rPr>
          <w:rFonts w:ascii="TH Sarabun New" w:hAnsi="TH Sarabun New" w:cs="TH Sarabun New"/>
          <w:sz w:val="32"/>
          <w:szCs w:val="32"/>
        </w:rPr>
        <w:t xml:space="preserve">ffmpeg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แปลงชนิดไฟล์จาก </w:t>
      </w:r>
      <w:r>
        <w:rPr>
          <w:rFonts w:ascii="TH Sarabun New" w:hAnsi="TH Sarabun New" w:cs="TH Sarabun New"/>
          <w:sz w:val="32"/>
          <w:szCs w:val="32"/>
        </w:rPr>
        <w:t xml:space="preserve">Wave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>Vorbis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19</w:t>
      </w:r>
    </w:p>
    <w:p w14:paraId="5071F170" w14:textId="4BA6A1F5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4.9 Splash Screen Source Code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19</w:t>
      </w:r>
    </w:p>
    <w:p w14:paraId="76919EB6" w14:textId="5DB72C0D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4.10 Scene/Scene Tree “Main Menu”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19</w:t>
      </w:r>
    </w:p>
    <w:p w14:paraId="75192427" w14:textId="77777777" w:rsidR="004A1DD1" w:rsidRPr="00E919DB" w:rsidRDefault="004A1DD1" w:rsidP="004A1DD1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สารบัญภาพประกอบ</w:t>
      </w:r>
    </w:p>
    <w:p w14:paraId="60E966C9" w14:textId="183B16EF" w:rsidR="004A1DD1" w:rsidRPr="004A1DD1" w:rsidRDefault="004A1DD1" w:rsidP="004A1DD1">
      <w:pPr>
        <w:spacing w:after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ab/>
        <w:t>หน้า</w:t>
      </w:r>
    </w:p>
    <w:p w14:paraId="0C54500A" w14:textId="465C605B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4.11 Scene/Scene Tree on Every Level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20</w:t>
      </w:r>
    </w:p>
    <w:p w14:paraId="5721DE71" w14:textId="69FC67A0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4.12 Scene/Scene Tree on Every HUD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20</w:t>
      </w:r>
    </w:p>
    <w:p w14:paraId="15C12EA2" w14:textId="77A02C54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4.13 Scene/Scene Tree on Every Drawer (Node Count Varies)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21</w:t>
      </w:r>
    </w:p>
    <w:p w14:paraId="2F26A96F" w14:textId="50C085BA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4.14 Machine Spawning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21</w:t>
      </w:r>
    </w:p>
    <w:p w14:paraId="13206122" w14:textId="705AC1FC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4.15 Money Operations(Deduction/Refund)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21</w:t>
      </w:r>
    </w:p>
    <w:p w14:paraId="28C22365" w14:textId="08822E29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4.16 Scene/Scene Tree on Every Grid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22</w:t>
      </w:r>
    </w:p>
    <w:p w14:paraId="64D0D967" w14:textId="1403F1AC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4.17 Rest Zone Array Generation Source Codes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22</w:t>
      </w:r>
    </w:p>
    <w:p w14:paraId="67C12ECB" w14:textId="0BD0DA77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4.18 Scene/Scene Tree “Loom”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23</w:t>
      </w:r>
    </w:p>
    <w:p w14:paraId="765B0755" w14:textId="2FE9D6A6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4.19</w:t>
      </w:r>
      <w:r w:rsidR="00AF14C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Conveyor Rotating Add-on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23</w:t>
      </w:r>
    </w:p>
    <w:p w14:paraId="57EB436B" w14:textId="0C62AF35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4.20 Core Drag and Drop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24</w:t>
      </w:r>
    </w:p>
    <w:p w14:paraId="1410A9EA" w14:textId="7FC1E9E2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4.21 Getting Nearby Rest Node Position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24</w:t>
      </w:r>
    </w:p>
    <w:p w14:paraId="3A08EEAB" w14:textId="60671BF4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4.22 Choosing Target Nodes based on Rotation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25</w:t>
      </w:r>
    </w:p>
    <w:p w14:paraId="03B8E2C7" w14:textId="235D1C3E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4.23 Checking if the Rest Node is Legal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25</w:t>
      </w:r>
    </w:p>
    <w:p w14:paraId="4D367B10" w14:textId="75D36181" w:rsidR="00FB5300" w:rsidRDefault="00FB5300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4.24 Returning Machine Object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25</w:t>
      </w:r>
    </w:p>
    <w:p w14:paraId="5A78939D" w14:textId="088E4D8E" w:rsidR="00FB5300" w:rsidRPr="004A1DD1" w:rsidRDefault="00AF14C6" w:rsidP="00FB5300">
      <w:pPr>
        <w:spacing w:after="0"/>
        <w:rPr>
          <w:rFonts w:ascii="TH Sarabun New" w:hAnsi="TH Sarabun New" w:cs="TH Sarabun New"/>
          <w:sz w:val="32"/>
          <w:szCs w:val="32"/>
          <w:cs/>
        </w:rPr>
      </w:pPr>
      <w:r w:rsidRPr="00D456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56B9">
        <w:rPr>
          <w:rFonts w:ascii="TH Sarabun New" w:hAnsi="TH Sarabun New" w:cs="TH Sarabun New"/>
          <w:sz w:val="32"/>
          <w:szCs w:val="32"/>
        </w:rPr>
        <w:t>4.25 Taking Items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26</w:t>
      </w:r>
      <w:r w:rsidR="00FB5300" w:rsidRPr="004A1DD1">
        <w:rPr>
          <w:rFonts w:ascii="TH Sarabun New" w:hAnsi="TH Sarabun New" w:cs="TH Sarabun New"/>
          <w:sz w:val="32"/>
          <w:szCs w:val="32"/>
          <w:cs/>
        </w:rPr>
        <w:tab/>
      </w:r>
    </w:p>
    <w:p w14:paraId="7C8BF553" w14:textId="7BF1C5BF" w:rsidR="00D456B9" w:rsidRDefault="00D456B9" w:rsidP="004A1DD1">
      <w:pPr>
        <w:spacing w:after="0"/>
        <w:rPr>
          <w:rFonts w:ascii="TH Sarabun New" w:hAnsi="TH Sarabun New" w:cs="TH Sarabun New"/>
          <w:sz w:val="32"/>
          <w:szCs w:val="32"/>
        </w:rPr>
      </w:pPr>
      <w:r w:rsidRPr="00D456B9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D456B9">
        <w:rPr>
          <w:rFonts w:ascii="TH Sarabun New" w:hAnsi="TH Sarabun New" w:cs="TH Sarabun New"/>
          <w:sz w:val="32"/>
          <w:szCs w:val="32"/>
        </w:rPr>
        <w:t>4.26 Sending Items Source Code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26</w:t>
      </w:r>
    </w:p>
    <w:p w14:paraId="7496A0F3" w14:textId="77777777" w:rsidR="00240B96" w:rsidRPr="00E919DB" w:rsidRDefault="00240B96" w:rsidP="00D456B9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51A98F0D" w14:textId="77777777" w:rsidR="00240B96" w:rsidRPr="00E919DB" w:rsidRDefault="00240B96" w:rsidP="00240B9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  <w:sectPr w:rsidR="00240B96" w:rsidRPr="00E919DB" w:rsidSect="00240B96">
          <w:headerReference w:type="default" r:id="rId12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70E1BA77" w14:textId="77777777" w:rsidR="00240B96" w:rsidRPr="00E919DB" w:rsidRDefault="00240B96" w:rsidP="00240B9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1</w:t>
      </w:r>
    </w:p>
    <w:p w14:paraId="1EBB51C8" w14:textId="77777777" w:rsidR="00240B96" w:rsidRPr="00E919DB" w:rsidRDefault="00240B96" w:rsidP="00240B9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633B7F39" w14:textId="77777777" w:rsidR="00E378A0" w:rsidRPr="00E378A0" w:rsidRDefault="00E378A0" w:rsidP="00E378A0">
      <w:pPr>
        <w:pStyle w:val="ListParagraph"/>
        <w:numPr>
          <w:ilvl w:val="1"/>
          <w:numId w:val="22"/>
        </w:numPr>
        <w:spacing w:after="0" w:line="256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E378A0">
        <w:rPr>
          <w:rFonts w:ascii="TH Sarabun New" w:hAnsi="TH Sarabun New" w:cs="TH Sarabun New"/>
          <w:b/>
          <w:bCs/>
          <w:sz w:val="32"/>
          <w:szCs w:val="32"/>
          <w:cs/>
        </w:rPr>
        <w:t>ที่มาและความสำคัญของโครงงาน</w:t>
      </w:r>
    </w:p>
    <w:p w14:paraId="7C8C8F43" w14:textId="329230EF" w:rsidR="00E378A0" w:rsidRPr="00E378A0" w:rsidRDefault="00E378A0" w:rsidP="00E378A0">
      <w:pPr>
        <w:pStyle w:val="ListParagraph"/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378A0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ในแต่ละเป้าหมายจะสำเร็จหรือไม่ ขึ้นอยู่กับคุณภาพและประสิทธิภาพของการคิด และการกระทำ ดังนั้นการคิดอย่างเป็นระบบหรือการคิดเป็นขั้นเป็นตอนเพื่อผลลัพธ์อย่างเป็นอัตโนมัติที่มีประสิทธิภาพจึงเป็นทักษะที่สำคัญเพื่อนำไปสู่การบรรลุเป้าหมาย</w:t>
      </w:r>
      <w:r w:rsidRPr="00E378A0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 </w:t>
      </w:r>
      <w:r w:rsidRPr="00E378A0">
        <w:rPr>
          <w:rFonts w:ascii="TH Sarabun New" w:hAnsi="TH Sarabun New" w:cs="TH Sarabun New"/>
          <w:sz w:val="32"/>
          <w:szCs w:val="32"/>
          <w:cs/>
        </w:rPr>
        <w:t>(ธวัชชัย</w:t>
      </w:r>
      <w:r w:rsidRPr="00E378A0">
        <w:rPr>
          <w:rFonts w:ascii="TH Sarabun New" w:hAnsi="TH Sarabun New" w:cs="TH Sarabun New"/>
          <w:sz w:val="32"/>
          <w:szCs w:val="32"/>
        </w:rPr>
        <w:t>,2563</w:t>
      </w:r>
      <w:r w:rsidRPr="00E378A0">
        <w:rPr>
          <w:rFonts w:ascii="TH Sarabun New" w:hAnsi="TH Sarabun New" w:cs="TH Sarabun New"/>
          <w:sz w:val="32"/>
          <w:szCs w:val="32"/>
          <w:cs/>
        </w:rPr>
        <w:t>)</w:t>
      </w:r>
    </w:p>
    <w:p w14:paraId="3760EA36" w14:textId="759A112F" w:rsidR="00E378A0" w:rsidRPr="00E378A0" w:rsidRDefault="00E378A0" w:rsidP="00E378A0">
      <w:pPr>
        <w:pStyle w:val="ListParagraph"/>
        <w:spacing w:after="0"/>
        <w:ind w:firstLine="219"/>
        <w:rPr>
          <w:rFonts w:ascii="TH Sarabun New" w:hAnsi="TH Sarabun New" w:cs="TH Sarabun New"/>
          <w:sz w:val="32"/>
          <w:szCs w:val="32"/>
          <w:cs/>
        </w:rPr>
      </w:pPr>
      <w:r w:rsidRPr="00E378A0">
        <w:rPr>
          <w:rFonts w:ascii="TH Sarabun New" w:hAnsi="TH Sarabun New" w:cs="TH Sarabun New"/>
          <w:sz w:val="32"/>
          <w:szCs w:val="32"/>
          <w:cs/>
        </w:rPr>
        <w:t xml:space="preserve">เราจึงต้องการสร้างสื่อที่มีการส่งเสริมการเรียนรู้แบบเป็นขั้นตอน หรือ </w:t>
      </w:r>
      <w:r w:rsidRPr="00E378A0">
        <w:rPr>
          <w:rFonts w:ascii="TH Sarabun New" w:hAnsi="TH Sarabun New" w:cs="TH Sarabun New"/>
          <w:sz w:val="32"/>
          <w:szCs w:val="32"/>
        </w:rPr>
        <w:t>algorithm</w:t>
      </w:r>
      <w:r w:rsidRPr="00E378A0">
        <w:rPr>
          <w:rFonts w:ascii="TH Sarabun New" w:hAnsi="TH Sarabun New" w:cs="TH Sarabun New"/>
          <w:sz w:val="32"/>
          <w:szCs w:val="32"/>
          <w:cs/>
        </w:rPr>
        <w:t xml:space="preserve"> เราจึงตัดสินใจที่จะสร้างเกมเพราะเป็นสื่อที่เข้าถึงง่าย ทั้งยังมีการเติบโตที่เร็วในภาคอุตสาหกรรม</w:t>
      </w:r>
      <w:r w:rsidRPr="00E378A0">
        <w:rPr>
          <w:rFonts w:ascii="TH Sarabun New" w:hAnsi="TH Sarabun New" w:cs="TH Sarabun New"/>
          <w:sz w:val="32"/>
          <w:szCs w:val="32"/>
        </w:rPr>
        <w:t xml:space="preserve"> </w:t>
      </w:r>
      <w:r w:rsidRPr="00E378A0">
        <w:rPr>
          <w:rFonts w:ascii="TH Sarabun New" w:hAnsi="TH Sarabun New" w:cs="TH Sarabun New"/>
          <w:sz w:val="32"/>
          <w:szCs w:val="32"/>
          <w:cs/>
        </w:rPr>
        <w:t>(พิชชากร. 2563</w:t>
      </w:r>
      <w:r w:rsidRPr="00E378A0">
        <w:rPr>
          <w:rFonts w:ascii="TH Sarabun New" w:hAnsi="TH Sarabun New" w:cs="TH Sarabun New"/>
          <w:sz w:val="32"/>
          <w:szCs w:val="32"/>
        </w:rPr>
        <w:t xml:space="preserve">; NALISA, </w:t>
      </w:r>
      <w:r w:rsidRPr="00E378A0">
        <w:rPr>
          <w:rFonts w:ascii="TH Sarabun New" w:hAnsi="TH Sarabun New" w:cs="TH Sarabun New"/>
          <w:sz w:val="32"/>
          <w:szCs w:val="32"/>
          <w:cs/>
        </w:rPr>
        <w:t>2564) เพื่อมานำเสนอการคิดแบบเป็นขั้นเป็นตอน</w:t>
      </w:r>
      <w:r w:rsidRPr="00E378A0">
        <w:rPr>
          <w:rFonts w:ascii="TH Sarabun New" w:hAnsi="TH Sarabun New" w:cs="TH Sarabun New"/>
          <w:sz w:val="32"/>
          <w:szCs w:val="32"/>
          <w:cs/>
        </w:rPr>
        <w:tab/>
      </w:r>
    </w:p>
    <w:p w14:paraId="1C05F09D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2AEC6617" w14:textId="77777777" w:rsidR="00E378A0" w:rsidRDefault="00E378A0" w:rsidP="00E378A0">
      <w:pPr>
        <w:pStyle w:val="ListParagraph"/>
        <w:numPr>
          <w:ilvl w:val="1"/>
          <w:numId w:val="22"/>
        </w:numPr>
        <w:spacing w:after="0" w:line="25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สมมติฐานและตัวแปรที่เกี่ยวข้องในการศึกษาโครงงาน</w:t>
      </w:r>
    </w:p>
    <w:p w14:paraId="4A155CE4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สมมติฐาน</w:t>
      </w:r>
      <w:r>
        <w:rPr>
          <w:rFonts w:ascii="TH Sarabun New" w:hAnsi="TH Sarabun New" w:cs="TH Sarabun New"/>
          <w:sz w:val="32"/>
          <w:szCs w:val="32"/>
          <w:cs/>
        </w:rPr>
        <w:t>สามารถสร้างสื่อการสอนการคิดแบบเป็นขั้นเป็นตอนผ่านเกมได้</w:t>
      </w:r>
    </w:p>
    <w:p w14:paraId="30997D2E" w14:textId="77777777" w:rsidR="00E378A0" w:rsidRDefault="00E378A0" w:rsidP="00E378A0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ตัวแปรต้น</w:t>
      </w:r>
      <w:r>
        <w:rPr>
          <w:rFonts w:ascii="TH Sarabun New" w:hAnsi="TH Sarabun New" w:cs="TH Sarabun New"/>
          <w:sz w:val="32"/>
          <w:szCs w:val="32"/>
          <w:cs/>
        </w:rPr>
        <w:t xml:space="preserve"> เกม</w:t>
      </w:r>
    </w:p>
    <w:p w14:paraId="0B642C33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ตัวแปรตาม</w:t>
      </w:r>
      <w:r>
        <w:rPr>
          <w:rFonts w:ascii="TH Sarabun New" w:hAnsi="TH Sarabun New" w:cs="TH Sarabun New"/>
          <w:sz w:val="32"/>
          <w:szCs w:val="32"/>
          <w:cs/>
        </w:rPr>
        <w:t xml:space="preserve"> ความสามารถในการสอน</w:t>
      </w:r>
    </w:p>
    <w:p w14:paraId="1D0055E1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ตัวแปรควบคุม</w:t>
      </w:r>
      <w:r>
        <w:rPr>
          <w:rFonts w:ascii="TH Sarabun New" w:hAnsi="TH Sarabun New" w:cs="TH Sarabun New"/>
          <w:sz w:val="32"/>
          <w:szCs w:val="32"/>
        </w:rPr>
        <w:t xml:space="preserve"> Godot engine </w:t>
      </w:r>
      <w:r>
        <w:rPr>
          <w:rFonts w:ascii="TH Sarabun New" w:hAnsi="TH Sarabun New" w:cs="TH Sarabun New" w:hint="cs"/>
          <w:sz w:val="32"/>
          <w:szCs w:val="32"/>
          <w:cs/>
        </w:rPr>
        <w:t>ทีมผู้พัฒนา</w:t>
      </w:r>
    </w:p>
    <w:p w14:paraId="30EB58CE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  <w:cs/>
        </w:rPr>
      </w:pPr>
    </w:p>
    <w:p w14:paraId="4FBA95ED" w14:textId="77777777" w:rsidR="00E378A0" w:rsidRDefault="00E378A0" w:rsidP="00E378A0">
      <w:pPr>
        <w:pStyle w:val="ListParagraph"/>
        <w:numPr>
          <w:ilvl w:val="1"/>
          <w:numId w:val="23"/>
        </w:numPr>
        <w:spacing w:after="0" w:line="25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จุดมุ่งหมายของการศึกษาโครงงาน</w:t>
      </w:r>
    </w:p>
    <w:p w14:paraId="44167CB0" w14:textId="77777777" w:rsidR="00E378A0" w:rsidRDefault="00E378A0" w:rsidP="00E378A0">
      <w:pPr>
        <w:pStyle w:val="ListParagraph"/>
        <w:numPr>
          <w:ilvl w:val="0"/>
          <w:numId w:val="24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เพื่อสร้างสื่อการสอนการคิดแบบเป็นขั้นเป็นตอนอย่างง่าย</w:t>
      </w:r>
    </w:p>
    <w:p w14:paraId="2DBA52BE" w14:textId="77777777" w:rsidR="00E378A0" w:rsidRDefault="00E378A0" w:rsidP="00E378A0">
      <w:pPr>
        <w:pStyle w:val="ListParagraph"/>
        <w:numPr>
          <w:ilvl w:val="0"/>
          <w:numId w:val="24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เพื่อสร้างเกมที่สามารถใช้สอนการคิดแบบเป็นขั้นเป็นตอนได้</w:t>
      </w:r>
    </w:p>
    <w:p w14:paraId="6004FE97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3AA7D035" w14:textId="77777777" w:rsidR="00E378A0" w:rsidRDefault="00E378A0" w:rsidP="00E378A0">
      <w:pPr>
        <w:pStyle w:val="ListParagraph"/>
        <w:numPr>
          <w:ilvl w:val="1"/>
          <w:numId w:val="25"/>
        </w:numPr>
        <w:spacing w:after="0" w:line="25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ประโยชน์ที่คาดว่าจะได้รับจากการศึกษาโครงงาน</w:t>
      </w:r>
    </w:p>
    <w:p w14:paraId="52EB4391" w14:textId="77777777" w:rsidR="00E378A0" w:rsidRDefault="00E378A0" w:rsidP="00E378A0">
      <w:pPr>
        <w:pStyle w:val="ListParagraph"/>
        <w:numPr>
          <w:ilvl w:val="0"/>
          <w:numId w:val="26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สามารถสร้างสื่อการสอนการคิดแบบเป็นขั้นเป็นตอนอย่างง่าย</w:t>
      </w:r>
    </w:p>
    <w:p w14:paraId="268BE200" w14:textId="77777777" w:rsidR="00E378A0" w:rsidRDefault="00E378A0" w:rsidP="00E378A0">
      <w:pPr>
        <w:pStyle w:val="ListParagraph"/>
        <w:numPr>
          <w:ilvl w:val="0"/>
          <w:numId w:val="26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สามารถสร้างเกมที่สอดคล้องกับจุดมุ่งหมายที่ </w:t>
      </w:r>
      <w:r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คือ สามารถใช้สอนการคิดแบบเป็นขั้นเป็นตอนอย่างง่ายได้</w:t>
      </w:r>
    </w:p>
    <w:p w14:paraId="5F69E90C" w14:textId="77777777" w:rsidR="00E378A0" w:rsidRDefault="00E378A0" w:rsidP="00E378A0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D1E6366" w14:textId="77777777" w:rsidR="00E378A0" w:rsidRDefault="00E378A0" w:rsidP="00E378A0">
      <w:pPr>
        <w:pStyle w:val="ListParagraph"/>
        <w:numPr>
          <w:ilvl w:val="1"/>
          <w:numId w:val="25"/>
        </w:numPr>
        <w:spacing w:after="0" w:line="25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ขอบเขตของการศึกษาโครงงาน</w:t>
      </w:r>
    </w:p>
    <w:p w14:paraId="11D82B6E" w14:textId="77777777" w:rsidR="00E378A0" w:rsidRDefault="00E378A0" w:rsidP="00E378A0">
      <w:pPr>
        <w:spacing w:after="0"/>
        <w:ind w:firstLine="501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พัฒนาเกมบน </w:t>
      </w:r>
      <w:r>
        <w:rPr>
          <w:rFonts w:ascii="TH Sarabun New" w:hAnsi="TH Sarabun New" w:cs="TH Sarabun New"/>
          <w:sz w:val="32"/>
          <w:szCs w:val="32"/>
        </w:rPr>
        <w:t xml:space="preserve">Godot engine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ตั้งแต่วันที่ </w:t>
      </w:r>
      <w:r>
        <w:rPr>
          <w:rFonts w:ascii="TH Sarabun New" w:hAnsi="TH Sarabun New" w:cs="TH Sarabun New"/>
          <w:sz w:val="32"/>
          <w:szCs w:val="32"/>
        </w:rPr>
        <w:t xml:space="preserve">26/11/2021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จนถึงวันที่  </w:t>
      </w:r>
      <w:r>
        <w:rPr>
          <w:rFonts w:ascii="TH Sarabun New" w:hAnsi="TH Sarabun New" w:cs="TH Sarabun New"/>
          <w:sz w:val="32"/>
          <w:szCs w:val="32"/>
        </w:rPr>
        <w:t>31/3/2022</w:t>
      </w:r>
    </w:p>
    <w:p w14:paraId="2D06D9AD" w14:textId="77777777" w:rsidR="00E378A0" w:rsidRDefault="00E378A0" w:rsidP="00E378A0">
      <w:pPr>
        <w:pStyle w:val="ListParagraph"/>
        <w:numPr>
          <w:ilvl w:val="1"/>
          <w:numId w:val="27"/>
        </w:numPr>
        <w:spacing w:after="0" w:line="256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นิยามศัพท์เฉพาะที่ใช้ในการศึกษาโครงงาน</w:t>
      </w:r>
    </w:p>
    <w:p w14:paraId="7AD99CF5" w14:textId="77777777" w:rsidR="00E378A0" w:rsidRDefault="00E378A0" w:rsidP="00E378A0">
      <w:pPr>
        <w:pStyle w:val="ListParagraph"/>
        <w:numPr>
          <w:ilvl w:val="0"/>
          <w:numId w:val="28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Game engine </w:t>
      </w:r>
      <w:r>
        <w:rPr>
          <w:rFonts w:ascii="TH Sarabun New" w:hAnsi="TH Sarabun New" w:cs="TH Sarabun New" w:hint="cs"/>
          <w:sz w:val="32"/>
          <w:szCs w:val="32"/>
          <w:cs/>
        </w:rPr>
        <w:t>เครื่องมือที่ใช้สร้างและพัฒนาเกม</w:t>
      </w:r>
    </w:p>
    <w:p w14:paraId="09675E6A" w14:textId="77777777" w:rsidR="00E378A0" w:rsidRDefault="00E378A0" w:rsidP="00E378A0">
      <w:pPr>
        <w:pStyle w:val="ListParagraph"/>
        <w:numPr>
          <w:ilvl w:val="0"/>
          <w:numId w:val="28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Godot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หนึ่งใน </w:t>
      </w:r>
      <w:r>
        <w:rPr>
          <w:rFonts w:ascii="TH Sarabun New" w:hAnsi="TH Sarabun New" w:cs="TH Sarabun New"/>
          <w:sz w:val="32"/>
          <w:szCs w:val="32"/>
        </w:rPr>
        <w:t xml:space="preserve">game engine </w:t>
      </w:r>
      <w:r>
        <w:rPr>
          <w:rFonts w:ascii="TH Sarabun New" w:hAnsi="TH Sarabun New" w:cs="TH Sarabun New" w:hint="cs"/>
          <w:sz w:val="32"/>
          <w:szCs w:val="32"/>
          <w:cs/>
        </w:rPr>
        <w:t>ภายใต้</w:t>
      </w:r>
      <w:r>
        <w:rPr>
          <w:rFonts w:ascii="TH Sarabun New" w:hAnsi="TH Sarabun New" w:cs="TH Sarabun New"/>
          <w:sz w:val="32"/>
          <w:szCs w:val="32"/>
        </w:rPr>
        <w:t xml:space="preserve"> MIT license </w:t>
      </w:r>
      <w:r>
        <w:rPr>
          <w:rFonts w:ascii="TH Sarabun New" w:hAnsi="TH Sarabun New" w:cs="TH Sarabun New" w:hint="cs"/>
          <w:sz w:val="32"/>
          <w:szCs w:val="32"/>
          <w:cs/>
        </w:rPr>
        <w:t>พัฒนาโดย</w:t>
      </w:r>
      <w:r>
        <w:rPr>
          <w:rFonts w:ascii="TH Sarabun New" w:hAnsi="TH Sarabun New" w:cs="TH Sarabun New"/>
          <w:sz w:val="32"/>
          <w:szCs w:val="32"/>
        </w:rPr>
        <w:t xml:space="preserve"> Juan </w:t>
      </w:r>
      <w:proofErr w:type="spellStart"/>
      <w:r>
        <w:rPr>
          <w:rFonts w:ascii="TH Sarabun New" w:hAnsi="TH Sarabun New" w:cs="TH Sarabun New"/>
          <w:sz w:val="32"/>
          <w:szCs w:val="32"/>
        </w:rPr>
        <w:t>Linietsky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 xml:space="preserve"> Ariel </w:t>
      </w:r>
      <w:proofErr w:type="spellStart"/>
      <w:r>
        <w:rPr>
          <w:rFonts w:ascii="TH Sarabun New" w:hAnsi="TH Sarabun New" w:cs="TH Sarabun New"/>
          <w:sz w:val="32"/>
          <w:szCs w:val="32"/>
        </w:rPr>
        <w:t>Manzur</w:t>
      </w:r>
      <w:proofErr w:type="spellEnd"/>
    </w:p>
    <w:p w14:paraId="5D9DC247" w14:textId="77777777" w:rsidR="00E378A0" w:rsidRDefault="00E378A0" w:rsidP="00E378A0">
      <w:pPr>
        <w:pStyle w:val="ListParagraph"/>
        <w:numPr>
          <w:ilvl w:val="0"/>
          <w:numId w:val="28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การคิดแบบเป็นขั้นเป็นตอน การที่สามารถจัดลำดับความสำคัญ สิ่งใดพึงทำก่อนหลังตามลำดับเพื่อให้งานนั้นๆออกมามีคุณภาพ</w:t>
      </w:r>
    </w:p>
    <w:p w14:paraId="0832F95C" w14:textId="77777777" w:rsidR="00E378A0" w:rsidRDefault="00E378A0" w:rsidP="00E378A0">
      <w:pPr>
        <w:pStyle w:val="ListParagraph"/>
        <w:numPr>
          <w:ilvl w:val="0"/>
          <w:numId w:val="28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หน่วยที่เล็กที่สุดของ </w:t>
      </w:r>
      <w:r>
        <w:rPr>
          <w:rFonts w:ascii="TH Sarabun New" w:hAnsi="TH Sarabun New" w:cs="TH Sarabun New"/>
          <w:sz w:val="32"/>
          <w:szCs w:val="32"/>
        </w:rPr>
        <w:t xml:space="preserve">Godot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มีหน้าที่ทำสิ่งต่างๆแตกต่างกันไปตามชนิด อาทิ </w:t>
      </w:r>
      <w:r>
        <w:rPr>
          <w:rFonts w:ascii="TH Sarabun New" w:hAnsi="TH Sarabun New" w:cs="TH Sarabun New"/>
          <w:sz w:val="32"/>
          <w:szCs w:val="32"/>
        </w:rPr>
        <w:t xml:space="preserve">label </w:t>
      </w:r>
      <w:r>
        <w:rPr>
          <w:rFonts w:ascii="TH Sarabun New" w:hAnsi="TH Sarabun New" w:cs="TH Sarabun New" w:hint="cs"/>
          <w:sz w:val="32"/>
          <w:szCs w:val="32"/>
          <w:cs/>
        </w:rPr>
        <w:t>ใช้สำหรับเพิ่มข้อความ</w:t>
      </w:r>
      <w:r>
        <w:rPr>
          <w:rFonts w:ascii="TH Sarabun New" w:hAnsi="TH Sarabun New" w:cs="TH Sarabun New"/>
          <w:sz w:val="32"/>
          <w:szCs w:val="32"/>
        </w:rPr>
        <w:t xml:space="preserve"> sprite </w:t>
      </w:r>
      <w:r>
        <w:rPr>
          <w:rFonts w:ascii="TH Sarabun New" w:hAnsi="TH Sarabun New" w:cs="TH Sarabun New" w:hint="cs"/>
          <w:sz w:val="32"/>
          <w:szCs w:val="32"/>
          <w:cs/>
        </w:rPr>
        <w:t>ใช้สำหรับเพิ่มรูปภาพต่างๆเป็นต้น นอกจากนี้ยังสามานรถจัดกลุ่มและรวม</w:t>
      </w:r>
      <w:r>
        <w:rPr>
          <w:rFonts w:ascii="TH Sarabun New" w:hAnsi="TH Sarabun New" w:cs="TH Sarabun New"/>
          <w:sz w:val="32"/>
          <w:szCs w:val="32"/>
        </w:rPr>
        <w:t xml:space="preserve">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ให้เป็น </w:t>
      </w:r>
      <w:r>
        <w:rPr>
          <w:rFonts w:ascii="TH Sarabun New" w:hAnsi="TH Sarabun New" w:cs="TH Sarabun New"/>
          <w:sz w:val="32"/>
          <w:szCs w:val="32"/>
        </w:rPr>
        <w:t xml:space="preserve">scene 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2694F08D" w14:textId="77777777" w:rsidR="00E378A0" w:rsidRDefault="00E378A0" w:rsidP="00E378A0">
      <w:pPr>
        <w:pStyle w:val="ListParagraph"/>
        <w:numPr>
          <w:ilvl w:val="0"/>
          <w:numId w:val="28"/>
        </w:numPr>
        <w:spacing w:after="0" w:line="25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Scene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คือการจัดรวมกันของ </w:t>
      </w: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เพื่อใช้ประโยชน์ต่างๆไม่ว่าจะขนาดเล็ก เช่นใช้สร้างตัวละคร สิ่งของประกอบภายในเกม ไปจนถึงขนาดใหญ่อย่างเช่นด่านต่างๆภายในตัวเกม</w:t>
      </w:r>
    </w:p>
    <w:p w14:paraId="3E2D8D22" w14:textId="77777777" w:rsidR="004B4592" w:rsidRDefault="004B459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61AA62CD" w14:textId="7B8F293A" w:rsidR="00382EEF" w:rsidRPr="00E919DB" w:rsidRDefault="00382EEF" w:rsidP="008C3E2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2</w:t>
      </w:r>
    </w:p>
    <w:p w14:paraId="609D4530" w14:textId="77777777" w:rsidR="005C0C27" w:rsidRPr="00E919DB" w:rsidRDefault="005C0C27" w:rsidP="008C3E26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เอกสารและงานวิจัยที่เกี่ยวข้อง</w:t>
      </w:r>
    </w:p>
    <w:p w14:paraId="1FDFD022" w14:textId="44B8DB3D" w:rsidR="00B35826" w:rsidRDefault="00045797" w:rsidP="00817042">
      <w:pPr>
        <w:pStyle w:val="Heading2forReport"/>
        <w:ind w:firstLine="426"/>
      </w:pPr>
      <w:r w:rsidRPr="00593348">
        <w:t>Godot Engine</w:t>
      </w:r>
    </w:p>
    <w:p w14:paraId="0B4C8964" w14:textId="28342EDB" w:rsidR="003C4A4C" w:rsidRDefault="000C083F" w:rsidP="0091220F">
      <w:pPr>
        <w:pStyle w:val="NormalforReport"/>
      </w:pPr>
      <w:r>
        <w:tab/>
        <w:t>Godot</w:t>
      </w:r>
      <w:r w:rsidR="006C774E">
        <w:t xml:space="preserve"> Engine </w:t>
      </w:r>
      <w:r w:rsidR="006C774E">
        <w:rPr>
          <w:rFonts w:hint="cs"/>
          <w:cs/>
        </w:rPr>
        <w:t>เป</w:t>
      </w:r>
      <w:r w:rsidR="00D04F4D">
        <w:rPr>
          <w:rFonts w:hint="cs"/>
          <w:cs/>
        </w:rPr>
        <w:t>็น</w:t>
      </w:r>
      <w:r w:rsidR="00915B97">
        <w:rPr>
          <w:rFonts w:hint="cs"/>
          <w:cs/>
        </w:rPr>
        <w:t>ชุด</w:t>
      </w:r>
      <w:r w:rsidR="00D04F4D">
        <w:rPr>
          <w:rFonts w:hint="cs"/>
          <w:cs/>
        </w:rPr>
        <w:t>เครื่องมือ</w:t>
      </w:r>
      <w:r w:rsidR="00915B97">
        <w:rPr>
          <w:rFonts w:hint="cs"/>
          <w:cs/>
        </w:rPr>
        <w:t xml:space="preserve">ต่างๆ </w:t>
      </w:r>
      <w:r w:rsidR="00D04F4D">
        <w:rPr>
          <w:rFonts w:hint="cs"/>
          <w:cs/>
        </w:rPr>
        <w:t>เพื่อ</w:t>
      </w:r>
      <w:r w:rsidR="00915B97">
        <w:rPr>
          <w:rFonts w:hint="cs"/>
          <w:cs/>
        </w:rPr>
        <w:t>ช่วย</w:t>
      </w:r>
      <w:r w:rsidR="00D04F4D">
        <w:rPr>
          <w:rFonts w:hint="cs"/>
          <w:cs/>
        </w:rPr>
        <w:t>ส</w:t>
      </w:r>
      <w:r w:rsidR="00EC085B">
        <w:rPr>
          <w:rFonts w:hint="cs"/>
          <w:cs/>
        </w:rPr>
        <w:t xml:space="preserve">ร้างเกม </w:t>
      </w:r>
      <w:r w:rsidR="00EC085B">
        <w:t xml:space="preserve">2D </w:t>
      </w:r>
      <w:r w:rsidR="00EC085B">
        <w:rPr>
          <w:rFonts w:hint="cs"/>
          <w:cs/>
        </w:rPr>
        <w:t xml:space="preserve">และ </w:t>
      </w:r>
      <w:r w:rsidR="00EC085B">
        <w:t>3D</w:t>
      </w:r>
      <w:r w:rsidR="00205E43">
        <w:rPr>
          <w:rFonts w:hint="cs"/>
          <w:cs/>
        </w:rPr>
        <w:t xml:space="preserve"> เกมที่สร้าง</w:t>
      </w:r>
      <w:r w:rsidR="00FE1D63">
        <w:rPr>
          <w:rFonts w:hint="cs"/>
          <w:cs/>
        </w:rPr>
        <w:t>สามารถส่งออก</w:t>
      </w:r>
      <w:r w:rsidR="005179C4">
        <w:rPr>
          <w:rFonts w:hint="cs"/>
          <w:cs/>
        </w:rPr>
        <w:t>ไปยัง</w:t>
      </w:r>
      <w:r w:rsidR="005179C4" w:rsidRPr="005179C4">
        <w:rPr>
          <w:cs/>
        </w:rPr>
        <w:t>แพลตฟอร์ม</w:t>
      </w:r>
      <w:r w:rsidR="00D65486">
        <w:rPr>
          <w:rFonts w:hint="cs"/>
          <w:cs/>
        </w:rPr>
        <w:t>ต่างๆ ได้มากมาย</w:t>
      </w:r>
      <w:r w:rsidR="003F02F8">
        <w:rPr>
          <w:rFonts w:hint="cs"/>
          <w:cs/>
        </w:rPr>
        <w:t xml:space="preserve"> ได้แก่</w:t>
      </w:r>
      <w:r w:rsidR="00056638">
        <w:rPr>
          <w:rFonts w:hint="cs"/>
          <w:cs/>
        </w:rPr>
        <w:t>ระบบปฏิบัติการบน</w:t>
      </w:r>
      <w:r w:rsidR="00265ABC">
        <w:rPr>
          <w:rFonts w:hint="cs"/>
          <w:cs/>
        </w:rPr>
        <w:t xml:space="preserve">คอมพิวเตอร์ </w:t>
      </w:r>
      <w:r w:rsidR="00265ABC" w:rsidRPr="00265ABC">
        <w:rPr>
          <w:cs/>
        </w:rPr>
        <w:t>(</w:t>
      </w:r>
      <w:r w:rsidR="00265ABC" w:rsidRPr="00265ABC">
        <w:t>Linux, macOS, Windows)</w:t>
      </w:r>
      <w:r w:rsidR="00056638">
        <w:t xml:space="preserve">, </w:t>
      </w:r>
      <w:r w:rsidR="00056638">
        <w:rPr>
          <w:rFonts w:hint="cs"/>
          <w:cs/>
        </w:rPr>
        <w:t>ระบบ</w:t>
      </w:r>
      <w:proofErr w:type="spellStart"/>
      <w:r w:rsidR="00056638">
        <w:rPr>
          <w:rFonts w:hint="cs"/>
          <w:cs/>
        </w:rPr>
        <w:t>ปฎิบั</w:t>
      </w:r>
      <w:proofErr w:type="spellEnd"/>
      <w:r w:rsidR="00056638">
        <w:rPr>
          <w:rFonts w:hint="cs"/>
          <w:cs/>
        </w:rPr>
        <w:t>ติการ</w:t>
      </w:r>
      <w:r w:rsidR="002168E0">
        <w:rPr>
          <w:rFonts w:hint="cs"/>
          <w:cs/>
        </w:rPr>
        <w:t xml:space="preserve">บนโทรศัพท์มือถือ </w:t>
      </w:r>
      <w:r w:rsidR="002168E0" w:rsidRPr="002168E0">
        <w:rPr>
          <w:cs/>
        </w:rPr>
        <w:t>(</w:t>
      </w:r>
      <w:r w:rsidR="002168E0" w:rsidRPr="002168E0">
        <w:t>Android, iOS)</w:t>
      </w:r>
      <w:r w:rsidR="00D65486">
        <w:t>,</w:t>
      </w:r>
      <w:r w:rsidR="002168E0">
        <w:t xml:space="preserve"> </w:t>
      </w:r>
      <w:r w:rsidR="002168E0">
        <w:rPr>
          <w:rFonts w:hint="cs"/>
          <w:cs/>
        </w:rPr>
        <w:t>บน</w:t>
      </w:r>
      <w:r w:rsidR="00E94E33">
        <w:rPr>
          <w:rFonts w:hint="cs"/>
          <w:cs/>
        </w:rPr>
        <w:t>เว็บ</w:t>
      </w:r>
      <w:r w:rsidR="00D65486">
        <w:rPr>
          <w:rFonts w:hint="cs"/>
          <w:cs/>
        </w:rPr>
        <w:t xml:space="preserve"> </w:t>
      </w:r>
      <w:r w:rsidR="00D65486" w:rsidRPr="000C083F">
        <w:t>(HTML5)</w:t>
      </w:r>
      <w:r w:rsidR="00D65486">
        <w:t xml:space="preserve">, </w:t>
      </w:r>
      <w:r w:rsidR="00D65486">
        <w:rPr>
          <w:rFonts w:hint="cs"/>
          <w:cs/>
        </w:rPr>
        <w:t>หรือบนเกมคอนโซลต่างๆ</w:t>
      </w:r>
    </w:p>
    <w:p w14:paraId="5EDC9F59" w14:textId="0BF8B70E" w:rsidR="00473608" w:rsidRDefault="003F02F8" w:rsidP="00823FD7">
      <w:pPr>
        <w:pStyle w:val="NormalforReport"/>
      </w:pPr>
      <w:r>
        <w:rPr>
          <w:cs/>
        </w:rPr>
        <w:tab/>
      </w:r>
      <w:r w:rsidR="002C2800">
        <w:t xml:space="preserve">Godot Engine </w:t>
      </w:r>
      <w:r w:rsidR="002C2800">
        <w:rPr>
          <w:rFonts w:hint="cs"/>
          <w:cs/>
        </w:rPr>
        <w:t>ได้</w:t>
      </w:r>
      <w:r w:rsidR="00912C9B">
        <w:rPr>
          <w:rFonts w:hint="cs"/>
          <w:cs/>
        </w:rPr>
        <w:t>เผยแพร่</w:t>
      </w:r>
      <w:r w:rsidR="00ED6679">
        <w:rPr>
          <w:rFonts w:hint="cs"/>
          <w:cs/>
        </w:rPr>
        <w:t>แบบ</w:t>
      </w:r>
      <w:r w:rsidR="00ED6679" w:rsidRPr="00ED6679">
        <w:rPr>
          <w:cs/>
        </w:rPr>
        <w:t>โอเพ่นซอร์ส</w:t>
      </w:r>
      <w:r w:rsidR="00912C9B">
        <w:rPr>
          <w:rFonts w:hint="cs"/>
          <w:cs/>
        </w:rPr>
        <w:t>ในเดือนกุมภาพันธ์ ค.ศ.</w:t>
      </w:r>
      <w:r w:rsidR="00912C9B">
        <w:t xml:space="preserve"> 2014</w:t>
      </w:r>
      <w:r w:rsidR="0089644C">
        <w:rPr>
          <w:rFonts w:hint="cs"/>
          <w:cs/>
        </w:rPr>
        <w:t xml:space="preserve"> ภายใต้</w:t>
      </w:r>
      <w:r w:rsidR="00ED6679">
        <w:t xml:space="preserve"> MIT license </w:t>
      </w:r>
      <w:r w:rsidR="0089644C">
        <w:rPr>
          <w:rFonts w:hint="cs"/>
          <w:cs/>
        </w:rPr>
        <w:t>หลั</w:t>
      </w:r>
      <w:r w:rsidR="00ED6679">
        <w:rPr>
          <w:rFonts w:hint="cs"/>
          <w:cs/>
        </w:rPr>
        <w:t>งจากได้รับการ</w:t>
      </w:r>
      <w:r w:rsidR="00AF57E4">
        <w:rPr>
          <w:rFonts w:hint="cs"/>
          <w:cs/>
        </w:rPr>
        <w:t>พัฒนาโดย</w:t>
      </w:r>
      <w:r w:rsidR="00AF57E4" w:rsidRPr="00AF57E4">
        <w:t xml:space="preserve"> Juan </w:t>
      </w:r>
      <w:proofErr w:type="spellStart"/>
      <w:r w:rsidR="00AF57E4" w:rsidRPr="00AF57E4">
        <w:t>Linietsky</w:t>
      </w:r>
      <w:proofErr w:type="spellEnd"/>
      <w:r w:rsidR="00AF57E4" w:rsidRPr="00AF57E4">
        <w:t xml:space="preserve"> </w:t>
      </w:r>
      <w:r w:rsidR="00AF57E4">
        <w:rPr>
          <w:rFonts w:hint="cs"/>
          <w:cs/>
        </w:rPr>
        <w:t>และ</w:t>
      </w:r>
      <w:r w:rsidR="00AF57E4" w:rsidRPr="00AF57E4">
        <w:t xml:space="preserve"> Ariel </w:t>
      </w:r>
      <w:proofErr w:type="spellStart"/>
      <w:r w:rsidR="00AF57E4" w:rsidRPr="00AF57E4">
        <w:t>Manzur</w:t>
      </w:r>
      <w:proofErr w:type="spellEnd"/>
      <w:r w:rsidR="00473608">
        <w:rPr>
          <w:rFonts w:hint="cs"/>
          <w:cs/>
        </w:rPr>
        <w:t xml:space="preserve"> มาหลายปี</w:t>
      </w:r>
      <w:r w:rsidR="00C814E5">
        <w:rPr>
          <w:rFonts w:hint="cs"/>
          <w:cs/>
        </w:rPr>
        <w:t xml:space="preserve"> ทำให้</w:t>
      </w:r>
      <w:r w:rsidR="00B02068">
        <w:rPr>
          <w:rFonts w:hint="cs"/>
          <w:cs/>
        </w:rPr>
        <w:t>ไม่มีการเก็บ</w:t>
      </w:r>
      <w:r w:rsidR="00BD5035" w:rsidRPr="50E70F36">
        <w:rPr>
          <w:cs/>
        </w:rPr>
        <w:t>ค่า</w:t>
      </w:r>
      <w:proofErr w:type="spellStart"/>
      <w:r w:rsidR="00BD5035" w:rsidRPr="50E70F36">
        <w:rPr>
          <w:cs/>
        </w:rPr>
        <w:t>ลิขสิท</w:t>
      </w:r>
      <w:r w:rsidR="00F56A18">
        <w:rPr>
          <w:rFonts w:hint="cs"/>
          <w:cs/>
        </w:rPr>
        <w:t>ิ์</w:t>
      </w:r>
      <w:proofErr w:type="spellEnd"/>
      <w:r w:rsidR="00F56A18">
        <w:rPr>
          <w:rFonts w:hint="cs"/>
          <w:cs/>
        </w:rPr>
        <w:t xml:space="preserve"> </w:t>
      </w:r>
      <w:proofErr w:type="spellStart"/>
      <w:r w:rsidR="00F56A18">
        <w:rPr>
          <w:rFonts w:hint="cs"/>
          <w:cs/>
        </w:rPr>
        <w:t>หร</w:t>
      </w:r>
      <w:proofErr w:type="spellEnd"/>
      <w:r w:rsidR="00F56A18">
        <w:rPr>
          <w:rFonts w:hint="cs"/>
          <w:cs/>
        </w:rPr>
        <w:t>ือ</w:t>
      </w:r>
      <w:r w:rsidR="00BD5035" w:rsidRPr="50E70F36">
        <w:rPr>
          <w:cs/>
        </w:rPr>
        <w:t>รืออ</w:t>
      </w:r>
      <w:r w:rsidR="00BD5035" w:rsidRPr="00BD5035">
        <w:rPr>
          <w:cs/>
        </w:rPr>
        <w:t>เงินส่วนแบ่ง</w:t>
      </w:r>
      <w:r w:rsidR="00BD5035">
        <w:rPr>
          <w:rFonts w:hint="cs"/>
          <w:cs/>
        </w:rPr>
        <w:t xml:space="preserve">กับผู้ใช้งาน </w:t>
      </w:r>
      <w:r w:rsidR="00C814E5">
        <w:rPr>
          <w:rFonts w:hint="cs"/>
          <w:cs/>
        </w:rPr>
        <w:t>ในปัจจุบัน</w:t>
      </w:r>
      <w:r w:rsidR="002A5BA9">
        <w:rPr>
          <w:rFonts w:hint="cs"/>
          <w:cs/>
        </w:rPr>
        <w:t xml:space="preserve"> </w:t>
      </w:r>
      <w:r w:rsidR="002A5BA9">
        <w:t>Godot Engine</w:t>
      </w:r>
      <w:r w:rsidR="006C735D">
        <w:t xml:space="preserve"> </w:t>
      </w:r>
      <w:r w:rsidR="006C735D">
        <w:rPr>
          <w:rFonts w:hint="cs"/>
          <w:cs/>
        </w:rPr>
        <w:t>มีการพัฒนาอย่าง</w:t>
      </w:r>
      <w:r w:rsidR="006C735D" w:rsidRPr="006C735D">
        <w:rPr>
          <w:cs/>
        </w:rPr>
        <w:t>เป็นอิสระ</w:t>
      </w:r>
      <w:r w:rsidR="006C735D">
        <w:rPr>
          <w:rFonts w:hint="cs"/>
          <w:cs/>
        </w:rPr>
        <w:t xml:space="preserve"> และ</w:t>
      </w:r>
      <w:r w:rsidR="00B33C04">
        <w:rPr>
          <w:rFonts w:hint="cs"/>
          <w:cs/>
        </w:rPr>
        <w:t>มีการขับเคลื่</w:t>
      </w:r>
      <w:r w:rsidR="003B0E8E">
        <w:rPr>
          <w:rFonts w:hint="cs"/>
          <w:cs/>
        </w:rPr>
        <w:t>อ</w:t>
      </w:r>
      <w:r w:rsidR="00B33C04">
        <w:rPr>
          <w:rFonts w:hint="cs"/>
          <w:cs/>
        </w:rPr>
        <w:t>นโดย</w:t>
      </w:r>
      <w:r w:rsidR="00090C60">
        <w:rPr>
          <w:rFonts w:hint="cs"/>
          <w:cs/>
        </w:rPr>
        <w:t>ชุมชนผู้ใช้งาน</w:t>
      </w:r>
    </w:p>
    <w:p w14:paraId="11D60FC2" w14:textId="56EDF5B0" w:rsidR="00653F1A" w:rsidRDefault="00FB0265" w:rsidP="00823FD7">
      <w:pPr>
        <w:pStyle w:val="NormalforReport"/>
        <w:rPr>
          <w:cs/>
        </w:rPr>
      </w:pPr>
      <w:r>
        <w:rPr>
          <w:cs/>
        </w:rPr>
        <w:tab/>
      </w:r>
      <w:r>
        <w:rPr>
          <w:rFonts w:hint="cs"/>
          <w:cs/>
        </w:rPr>
        <w:t>ภาษา</w:t>
      </w:r>
      <w:r w:rsidR="00394687">
        <w:rPr>
          <w:rFonts w:hint="cs"/>
          <w:cs/>
        </w:rPr>
        <w:t xml:space="preserve">ที่ใช้พัฒนาเกมบน </w:t>
      </w:r>
      <w:r w:rsidR="00394687">
        <w:t xml:space="preserve">Godot Engine </w:t>
      </w:r>
      <w:r w:rsidR="00A34A92">
        <w:rPr>
          <w:rFonts w:hint="cs"/>
          <w:cs/>
        </w:rPr>
        <w:t xml:space="preserve">มีให้ผู้พัฒนาเลือก </w:t>
      </w:r>
      <w:r w:rsidR="00A34A92">
        <w:t xml:space="preserve">3 </w:t>
      </w:r>
      <w:r w:rsidR="00A34A92">
        <w:rPr>
          <w:rFonts w:hint="cs"/>
          <w:cs/>
        </w:rPr>
        <w:t xml:space="preserve">ชนิด ได้แก่ </w:t>
      </w:r>
      <w:proofErr w:type="spellStart"/>
      <w:r w:rsidR="00A34A92">
        <w:t>GDScript</w:t>
      </w:r>
      <w:proofErr w:type="spellEnd"/>
      <w:r w:rsidR="00F642AD">
        <w:t xml:space="preserve"> </w:t>
      </w:r>
      <w:r w:rsidR="00F642AD">
        <w:rPr>
          <w:rFonts w:hint="cs"/>
          <w:cs/>
        </w:rPr>
        <w:t xml:space="preserve">เป็นภาษาแบบ </w:t>
      </w:r>
      <w:r w:rsidR="00F642AD" w:rsidRPr="00F642AD">
        <w:t>high-level</w:t>
      </w:r>
      <w:r w:rsidR="00B249A9">
        <w:rPr>
          <w:rFonts w:hint="cs"/>
          <w:cs/>
        </w:rPr>
        <w:t xml:space="preserve"> และ</w:t>
      </w:r>
      <w:r w:rsidR="00F642AD">
        <w:rPr>
          <w:rFonts w:hint="cs"/>
          <w:cs/>
        </w:rPr>
        <w:t xml:space="preserve"> </w:t>
      </w:r>
      <w:r w:rsidR="00F642AD" w:rsidRPr="00F642AD">
        <w:t>dynamically typed</w:t>
      </w:r>
      <w:r w:rsidR="00F642AD">
        <w:rPr>
          <w:rFonts w:hint="cs"/>
          <w:cs/>
        </w:rPr>
        <w:t xml:space="preserve"> ที่มี </w:t>
      </w:r>
      <w:r w:rsidR="00B249A9">
        <w:t xml:space="preserve">Syntax </w:t>
      </w:r>
      <w:r w:rsidR="00B249A9">
        <w:rPr>
          <w:rFonts w:hint="cs"/>
          <w:cs/>
        </w:rPr>
        <w:t xml:space="preserve">คล้าย </w:t>
      </w:r>
      <w:r w:rsidR="00B249A9">
        <w:t>Python</w:t>
      </w:r>
      <w:r w:rsidR="00293230">
        <w:t xml:space="preserve"> </w:t>
      </w:r>
      <w:r w:rsidR="00293230">
        <w:rPr>
          <w:rFonts w:hint="cs"/>
          <w:cs/>
        </w:rPr>
        <w:t>ซึ่งจะเป็นภาษาที่</w:t>
      </w:r>
      <w:r w:rsidR="003C610E">
        <w:rPr>
          <w:rFonts w:hint="cs"/>
          <w:cs/>
        </w:rPr>
        <w:t xml:space="preserve">มีความใกล้ชิดกับ </w:t>
      </w:r>
      <w:r w:rsidR="00E67453">
        <w:t xml:space="preserve">Godot Engine </w:t>
      </w:r>
      <w:r w:rsidR="00E67453">
        <w:rPr>
          <w:rFonts w:hint="cs"/>
          <w:cs/>
        </w:rPr>
        <w:t>มา</w:t>
      </w:r>
      <w:r w:rsidR="00BB2556">
        <w:rPr>
          <w:rFonts w:hint="cs"/>
          <w:cs/>
        </w:rPr>
        <w:t>ก</w:t>
      </w:r>
      <w:r w:rsidR="00E67453">
        <w:rPr>
          <w:rFonts w:hint="cs"/>
          <w:cs/>
        </w:rPr>
        <w:t>ที่สุด</w:t>
      </w:r>
      <w:r w:rsidR="00A9179C">
        <w:t>, C#</w:t>
      </w:r>
      <w:r w:rsidR="00BB2556">
        <w:rPr>
          <w:rFonts w:hint="cs"/>
          <w:cs/>
        </w:rPr>
        <w:t xml:space="preserve"> </w:t>
      </w:r>
      <w:r w:rsidR="00217640">
        <w:rPr>
          <w:rFonts w:hint="cs"/>
          <w:cs/>
        </w:rPr>
        <w:t xml:space="preserve">เป็นภาษาแบบ </w:t>
      </w:r>
      <w:r w:rsidR="00217640" w:rsidRPr="00F642AD">
        <w:t>high-level</w:t>
      </w:r>
      <w:r w:rsidR="00217640">
        <w:rPr>
          <w:rFonts w:hint="cs"/>
          <w:cs/>
        </w:rPr>
        <w:t xml:space="preserve"> และ</w:t>
      </w:r>
      <w:r w:rsidR="00217640">
        <w:t xml:space="preserve"> </w:t>
      </w:r>
      <w:r w:rsidR="00BA3293">
        <w:t>statically</w:t>
      </w:r>
      <w:r w:rsidR="00217640" w:rsidRPr="00F642AD">
        <w:t xml:space="preserve"> typed</w:t>
      </w:r>
      <w:r w:rsidR="00A9179C">
        <w:t xml:space="preserve">, </w:t>
      </w:r>
      <w:r w:rsidR="00A9179C">
        <w:rPr>
          <w:rFonts w:hint="cs"/>
          <w:cs/>
        </w:rPr>
        <w:t xml:space="preserve">หรือ </w:t>
      </w:r>
      <w:proofErr w:type="spellStart"/>
      <w:r w:rsidR="00A9179C">
        <w:t>VisualScript</w:t>
      </w:r>
      <w:proofErr w:type="spellEnd"/>
      <w:r w:rsidR="00BA3293">
        <w:t xml:space="preserve"> </w:t>
      </w:r>
      <w:r w:rsidR="00BA3293">
        <w:rPr>
          <w:rFonts w:hint="cs"/>
          <w:cs/>
        </w:rPr>
        <w:t>เป็น</w:t>
      </w:r>
      <w:r w:rsidR="000B100D">
        <w:rPr>
          <w:rFonts w:hint="cs"/>
          <w:cs/>
        </w:rPr>
        <w:t>ภาษาที่ใช้การจินตนาการคำสั่งต่างๆ เป็น</w:t>
      </w:r>
      <w:r w:rsidR="00D847CC">
        <w:t xml:space="preserve"> block </w:t>
      </w:r>
      <w:r w:rsidR="00D847CC">
        <w:rPr>
          <w:rFonts w:hint="cs"/>
          <w:cs/>
        </w:rPr>
        <w:t>ที่เชื่อมต่อกัน</w:t>
      </w:r>
      <w:r w:rsidR="005B7D99">
        <w:rPr>
          <w:rFonts w:hint="cs"/>
          <w:cs/>
        </w:rPr>
        <w:t xml:space="preserve"> ทำให้การเข้าถึงการพัฒนาเกม</w:t>
      </w:r>
      <w:r w:rsidR="00453C97">
        <w:rPr>
          <w:rFonts w:hint="cs"/>
          <w:cs/>
        </w:rPr>
        <w:t>ได้ง่ายขึ้น สำหรับผู้พัฒนาที่ไม่มีพื้นฐานการพัฒนาซอฟต์แวร์</w:t>
      </w:r>
      <w:r w:rsidR="00A9179C">
        <w:t xml:space="preserve"> </w:t>
      </w:r>
    </w:p>
    <w:p w14:paraId="4EDBBE18" w14:textId="77777777" w:rsidR="00823FD7" w:rsidRDefault="00823FD7" w:rsidP="002A63A5">
      <w:pPr>
        <w:pStyle w:val="NormalforReport"/>
        <w:ind w:firstLine="360"/>
      </w:pPr>
      <w:r>
        <w:rPr>
          <w:noProof/>
        </w:rPr>
        <w:drawing>
          <wp:inline distT="0" distB="0" distL="0" distR="0" wp14:anchorId="1F046634" wp14:editId="06D1AE5A">
            <wp:extent cx="4895850" cy="1979277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97" cy="198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3F3E" w14:textId="7AFE67EC" w:rsidR="00823FD7" w:rsidRPr="00823FD7" w:rsidRDefault="00823FD7" w:rsidP="00823FD7">
      <w:pPr>
        <w:pStyle w:val="NormalforReport"/>
        <w:jc w:val="center"/>
        <w:rPr>
          <w:b/>
          <w:bCs/>
        </w:rPr>
      </w:pPr>
      <w:r w:rsidRPr="00D406CB">
        <w:rPr>
          <w:rFonts w:hint="cs"/>
          <w:b/>
          <w:bCs/>
          <w:cs/>
        </w:rPr>
        <w:t xml:space="preserve">ภาพที่ </w:t>
      </w:r>
      <w:r w:rsidR="00225000">
        <w:rPr>
          <w:b/>
          <w:bCs/>
        </w:rPr>
        <w:t>2.1</w:t>
      </w:r>
      <w:r w:rsidRPr="00D406CB">
        <w:rPr>
          <w:b/>
          <w:bCs/>
        </w:rPr>
        <w:t xml:space="preserve"> </w:t>
      </w:r>
      <w:r w:rsidR="00BF2DC9">
        <w:rPr>
          <w:b/>
          <w:bCs/>
        </w:rPr>
        <w:t xml:space="preserve">Logo </w:t>
      </w:r>
      <w:r w:rsidR="00BF2DC9">
        <w:rPr>
          <w:rFonts w:hint="cs"/>
          <w:b/>
          <w:bCs/>
          <w:cs/>
        </w:rPr>
        <w:t>ของ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Godot Engine</w:t>
      </w:r>
    </w:p>
    <w:p w14:paraId="3A88C527" w14:textId="351A592C" w:rsidR="004B60E0" w:rsidRDefault="00CF7CBC" w:rsidP="002A63A5">
      <w:pPr>
        <w:pStyle w:val="NormalforReport"/>
        <w:ind w:firstLine="360"/>
      </w:pPr>
      <w:r>
        <w:rPr>
          <w:rFonts w:hint="cs"/>
          <w:cs/>
        </w:rPr>
        <w:t>การพัฒนา</w:t>
      </w:r>
      <w:r>
        <w:t xml:space="preserve"> Software </w:t>
      </w:r>
      <w:r>
        <w:rPr>
          <w:rFonts w:hint="cs"/>
          <w:cs/>
        </w:rPr>
        <w:t>ต่างๆ</w:t>
      </w:r>
      <w:r w:rsidR="00633F82">
        <w:rPr>
          <w:rFonts w:hint="cs"/>
          <w:cs/>
        </w:rPr>
        <w:t xml:space="preserve"> จำเป็นจะต้องมีการมองการทำงานอย่างเป็นนามธรรม</w:t>
      </w:r>
      <w:r w:rsidR="00633F82">
        <w:t xml:space="preserve"> </w:t>
      </w:r>
      <w:r w:rsidR="00633F82">
        <w:rPr>
          <w:rFonts w:hint="cs"/>
          <w:cs/>
        </w:rPr>
        <w:t xml:space="preserve">หรือการ </w:t>
      </w:r>
      <w:r w:rsidR="00633F82">
        <w:t>Abstraction</w:t>
      </w:r>
      <w:r w:rsidR="00C26862">
        <w:rPr>
          <w:rFonts w:hint="cs"/>
          <w:cs/>
        </w:rPr>
        <w:t xml:space="preserve"> เช่นเดียวกับเครื่องมือพัฒนาเกมอย่าง </w:t>
      </w:r>
      <w:r w:rsidR="00C26862">
        <w:t xml:space="preserve">Godot Engine </w:t>
      </w:r>
      <w:r w:rsidR="00C26862">
        <w:rPr>
          <w:rFonts w:hint="cs"/>
          <w:cs/>
        </w:rPr>
        <w:t>ที่มีการ</w:t>
      </w:r>
      <w:r w:rsidR="00CF4810">
        <w:rPr>
          <w:rFonts w:hint="cs"/>
          <w:cs/>
        </w:rPr>
        <w:t xml:space="preserve">มองเกมหนึ่งเป็นแผนผังของ </w:t>
      </w:r>
      <w:r w:rsidR="00CF4810">
        <w:t xml:space="preserve">Nodes </w:t>
      </w:r>
      <w:r w:rsidR="00CF4810">
        <w:rPr>
          <w:rFonts w:hint="cs"/>
          <w:cs/>
        </w:rPr>
        <w:t>ที่รวมกลุ่ม</w:t>
      </w:r>
      <w:r w:rsidR="00CD7216">
        <w:rPr>
          <w:rFonts w:hint="cs"/>
          <w:cs/>
        </w:rPr>
        <w:t xml:space="preserve">กันเป็น </w:t>
      </w:r>
      <w:r w:rsidR="00CD7216">
        <w:t xml:space="preserve">Scenes </w:t>
      </w:r>
      <w:r w:rsidR="00CD7216">
        <w:rPr>
          <w:rFonts w:hint="cs"/>
          <w:cs/>
        </w:rPr>
        <w:t xml:space="preserve">ซึ่งแต่ละ </w:t>
      </w:r>
      <w:r w:rsidR="00CD7216">
        <w:t xml:space="preserve">Node </w:t>
      </w:r>
      <w:r w:rsidR="00CD7216">
        <w:rPr>
          <w:rFonts w:hint="cs"/>
          <w:cs/>
        </w:rPr>
        <w:t xml:space="preserve">สามารถสื่อสารกับโดยใช้ </w:t>
      </w:r>
      <w:r w:rsidR="00CD7216">
        <w:t>Signals</w:t>
      </w:r>
    </w:p>
    <w:p w14:paraId="27F72078" w14:textId="32AF8664" w:rsidR="004B60E0" w:rsidRDefault="004B60E0" w:rsidP="002A63A5">
      <w:pPr>
        <w:pStyle w:val="NormalforReport"/>
        <w:ind w:firstLine="360"/>
      </w:pPr>
      <w:r>
        <w:lastRenderedPageBreak/>
        <w:t xml:space="preserve">Nodes </w:t>
      </w:r>
      <w:r>
        <w:rPr>
          <w:rFonts w:hint="cs"/>
          <w:cs/>
        </w:rPr>
        <w:t xml:space="preserve">เป็นหน่วยที่เล็กที่สุดใน </w:t>
      </w:r>
      <w:r>
        <w:t>Godot Engine</w:t>
      </w:r>
      <w:r w:rsidR="008F652E">
        <w:rPr>
          <w:rFonts w:hint="cs"/>
          <w:cs/>
        </w:rPr>
        <w:t xml:space="preserve"> ซึ่งจะแบ่งเป็น </w:t>
      </w:r>
      <w:r w:rsidR="008F652E">
        <w:t>Nod</w:t>
      </w:r>
      <w:r w:rsidR="00026CDB">
        <w:t xml:space="preserve">e </w:t>
      </w:r>
      <w:r w:rsidR="008F652E">
        <w:rPr>
          <w:rFonts w:hint="cs"/>
          <w:cs/>
        </w:rPr>
        <w:t>ที่ทำหน้าที่แตกต่างกันหลายชนิด</w:t>
      </w:r>
      <w:r w:rsidR="00DD4987">
        <w:rPr>
          <w:rFonts w:hint="cs"/>
          <w:cs/>
        </w:rPr>
        <w:t xml:space="preserve"> และเป็น </w:t>
      </w:r>
      <w:r w:rsidR="00DD4987">
        <w:t xml:space="preserve">Node </w:t>
      </w:r>
      <w:r w:rsidR="00DD4987">
        <w:rPr>
          <w:rFonts w:hint="cs"/>
          <w:cs/>
        </w:rPr>
        <w:t xml:space="preserve">ที่ทำงานบนเกม </w:t>
      </w:r>
      <w:r w:rsidR="00DD4987">
        <w:t xml:space="preserve">2D, 3D </w:t>
      </w:r>
      <w:r w:rsidR="00DD4987">
        <w:rPr>
          <w:rFonts w:hint="cs"/>
          <w:cs/>
        </w:rPr>
        <w:t>หรือ</w:t>
      </w:r>
      <w:r w:rsidR="00A108D9">
        <w:rPr>
          <w:rFonts w:hint="cs"/>
          <w:cs/>
        </w:rPr>
        <w:t>เป็น</w:t>
      </w:r>
      <w:r w:rsidR="00026CDB">
        <w:rPr>
          <w:rFonts w:hint="cs"/>
          <w:cs/>
        </w:rPr>
        <w:t>ส่วนที่ให้ หรือรับข้อมูลจากผู้ใช้</w:t>
      </w:r>
      <w:r w:rsidR="002D4DDD">
        <w:t xml:space="preserve"> </w:t>
      </w:r>
      <w:r w:rsidR="002D4DDD">
        <w:rPr>
          <w:rFonts w:hint="cs"/>
          <w:cs/>
        </w:rPr>
        <w:t>ซึ่งผู้พัฒนาเกมจะสามารถ</w:t>
      </w:r>
      <w:r w:rsidR="0066137F">
        <w:rPr>
          <w:rFonts w:hint="cs"/>
          <w:cs/>
        </w:rPr>
        <w:t xml:space="preserve">นำ </w:t>
      </w:r>
      <w:r w:rsidR="0066137F">
        <w:t xml:space="preserve">Node </w:t>
      </w:r>
      <w:r w:rsidR="0066137F">
        <w:rPr>
          <w:rFonts w:hint="cs"/>
          <w:cs/>
        </w:rPr>
        <w:t>หลาย</w:t>
      </w:r>
      <w:r w:rsidR="008F652E">
        <w:rPr>
          <w:rFonts w:hint="cs"/>
          <w:cs/>
        </w:rPr>
        <w:t>ชนิดมา</w:t>
      </w:r>
      <w:r w:rsidR="00026CDB">
        <w:rPr>
          <w:rFonts w:hint="cs"/>
          <w:cs/>
        </w:rPr>
        <w:t xml:space="preserve">รวมกันเป็น </w:t>
      </w:r>
      <w:r w:rsidR="00026CDB">
        <w:t>Scene</w:t>
      </w:r>
      <w:r w:rsidR="00026CDB">
        <w:rPr>
          <w:rFonts w:hint="cs"/>
          <w:cs/>
        </w:rPr>
        <w:t xml:space="preserve"> </w:t>
      </w:r>
    </w:p>
    <w:p w14:paraId="3EEB48F6" w14:textId="44AF1156" w:rsidR="008505A3" w:rsidRDefault="008505A3" w:rsidP="008505A3">
      <w:pPr>
        <w:pStyle w:val="NormalforReport"/>
        <w:ind w:firstLine="360"/>
        <w:jc w:val="center"/>
      </w:pPr>
      <w:r>
        <w:rPr>
          <w:noProof/>
        </w:rPr>
        <w:drawing>
          <wp:inline distT="0" distB="0" distL="0" distR="0" wp14:anchorId="205D80FD" wp14:editId="4C369E2C">
            <wp:extent cx="2160000" cy="4524739"/>
            <wp:effectExtent l="0" t="0" r="0" b="0"/>
            <wp:docPr id="4" name="Picture 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52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3DC2" w14:textId="1E6674AE" w:rsidR="008505A3" w:rsidRDefault="008505A3" w:rsidP="008505A3">
      <w:pPr>
        <w:pStyle w:val="NormalforReport"/>
        <w:jc w:val="center"/>
        <w:rPr>
          <w:b/>
          <w:bCs/>
        </w:rPr>
      </w:pPr>
      <w:r w:rsidRPr="00D406CB">
        <w:rPr>
          <w:rFonts w:hint="cs"/>
          <w:b/>
          <w:bCs/>
          <w:cs/>
        </w:rPr>
        <w:t xml:space="preserve">ภาพที่ </w:t>
      </w:r>
      <w:r w:rsidR="00225000">
        <w:rPr>
          <w:b/>
          <w:bCs/>
        </w:rPr>
        <w:t>2.2</w:t>
      </w:r>
      <w:r w:rsidRPr="00D406CB"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ชนิด </w:t>
      </w:r>
      <w:r>
        <w:rPr>
          <w:b/>
          <w:bCs/>
        </w:rPr>
        <w:t xml:space="preserve">Node </w:t>
      </w:r>
      <w:r>
        <w:rPr>
          <w:rFonts w:hint="cs"/>
          <w:b/>
          <w:bCs/>
          <w:cs/>
        </w:rPr>
        <w:t xml:space="preserve">หลักของ </w:t>
      </w:r>
      <w:r>
        <w:rPr>
          <w:b/>
          <w:bCs/>
        </w:rPr>
        <w:t>Godot Engine</w:t>
      </w:r>
    </w:p>
    <w:p w14:paraId="6F7910E6" w14:textId="4AF7F280" w:rsidR="00941C34" w:rsidRPr="00941C34" w:rsidRDefault="00941C34" w:rsidP="00D14F0D">
      <w:pPr>
        <w:pStyle w:val="NormalforReport"/>
        <w:ind w:firstLine="360"/>
      </w:pPr>
      <w:r>
        <w:t xml:space="preserve">Scene </w:t>
      </w:r>
      <w:r>
        <w:rPr>
          <w:rFonts w:hint="cs"/>
          <w:cs/>
        </w:rPr>
        <w:t xml:space="preserve">หนึ่งสามารถมีหน้าที่ได้หลากหลาย เช่น </w:t>
      </w:r>
      <w:r>
        <w:t xml:space="preserve">Scene </w:t>
      </w:r>
      <w:r>
        <w:rPr>
          <w:rFonts w:hint="cs"/>
          <w:cs/>
        </w:rPr>
        <w:t>ตัวละคร</w:t>
      </w:r>
      <w:r>
        <w:t xml:space="preserve">, </w:t>
      </w:r>
      <w:r>
        <w:rPr>
          <w:rFonts w:hint="cs"/>
          <w:cs/>
        </w:rPr>
        <w:t>เครื่องมือ</w:t>
      </w:r>
      <w:r>
        <w:t>,</w:t>
      </w:r>
      <w:r>
        <w:rPr>
          <w:rFonts w:hint="cs"/>
          <w:cs/>
        </w:rPr>
        <w:t xml:space="preserve"> เมนูหลักของเกม</w:t>
      </w:r>
      <w:r>
        <w:rPr>
          <w:rFonts w:hint="cs"/>
        </w:rPr>
        <w:t>,</w:t>
      </w:r>
      <w:r>
        <w:rPr>
          <w:rFonts w:hint="cs"/>
          <w:cs/>
        </w:rPr>
        <w:t xml:space="preserve"> หรือด่านหนึ่งของเกม </w:t>
      </w:r>
      <w:r>
        <w:t>Scene</w:t>
      </w:r>
      <w:r>
        <w:rPr>
          <w:rFonts w:hint="cs"/>
          <w:cs/>
        </w:rPr>
        <w:t xml:space="preserve"> ทุกตัวจะมี </w:t>
      </w:r>
      <w:r>
        <w:t>Root Node</w:t>
      </w:r>
      <w:r>
        <w:rPr>
          <w:rFonts w:hint="cs"/>
          <w:cs/>
        </w:rPr>
        <w:t xml:space="preserve"> เป็น</w:t>
      </w:r>
      <w:r>
        <w:t xml:space="preserve"> Node </w:t>
      </w:r>
      <w:r>
        <w:rPr>
          <w:rFonts w:hint="cs"/>
          <w:cs/>
        </w:rPr>
        <w:t xml:space="preserve">หลัก และสามารถเพิ่ม </w:t>
      </w:r>
      <w:r>
        <w:t xml:space="preserve">Node </w:t>
      </w:r>
      <w:r>
        <w:rPr>
          <w:rFonts w:hint="cs"/>
          <w:cs/>
        </w:rPr>
        <w:t xml:space="preserve">อื่นๆ เป็น </w:t>
      </w:r>
      <w:r>
        <w:t xml:space="preserve">Child Node </w:t>
      </w:r>
      <w:r>
        <w:rPr>
          <w:rFonts w:hint="cs"/>
          <w:cs/>
        </w:rPr>
        <w:t xml:space="preserve">ของมันได้ </w:t>
      </w:r>
      <w:r>
        <w:t xml:space="preserve">Scene </w:t>
      </w:r>
      <w:r>
        <w:rPr>
          <w:rFonts w:hint="cs"/>
          <w:cs/>
        </w:rPr>
        <w:t xml:space="preserve">หนึ่งสามารถนำไปใช้ได้หลายครั้งโดยการทำ </w:t>
      </w:r>
      <w:r>
        <w:t>Scene Instance</w:t>
      </w:r>
      <w:r>
        <w:rPr>
          <w:rFonts w:hint="cs"/>
          <w:cs/>
        </w:rPr>
        <w:t xml:space="preserve"> เมื่อนำ </w:t>
      </w:r>
      <w:r>
        <w:t xml:space="preserve">Scene Instance </w:t>
      </w:r>
      <w:r>
        <w:rPr>
          <w:rFonts w:hint="cs"/>
          <w:cs/>
        </w:rPr>
        <w:t xml:space="preserve">ไปวางใน </w:t>
      </w:r>
      <w:r>
        <w:t xml:space="preserve">Scene </w:t>
      </w:r>
      <w:r>
        <w:rPr>
          <w:rFonts w:hint="cs"/>
          <w:cs/>
        </w:rPr>
        <w:t xml:space="preserve">อื่น จะขึ้นเป็น </w:t>
      </w:r>
      <w:r>
        <w:t xml:space="preserve">Node </w:t>
      </w:r>
      <w:r>
        <w:rPr>
          <w:rFonts w:hint="cs"/>
          <w:cs/>
        </w:rPr>
        <w:t>ชนิดตาม</w:t>
      </w:r>
      <w:r w:rsidRPr="006519AE">
        <w:t xml:space="preserve"> </w:t>
      </w:r>
      <w:r>
        <w:t xml:space="preserve">Root Node </w:t>
      </w:r>
      <w:r>
        <w:rPr>
          <w:rFonts w:hint="cs"/>
          <w:cs/>
        </w:rPr>
        <w:t xml:space="preserve">ของ </w:t>
      </w:r>
      <w:r>
        <w:t xml:space="preserve">Scene </w:t>
      </w:r>
      <w:r>
        <w:rPr>
          <w:rFonts w:hint="cs"/>
          <w:cs/>
        </w:rPr>
        <w:t xml:space="preserve">นั้นๆ และจะไม่มี </w:t>
      </w:r>
      <w:r>
        <w:t xml:space="preserve">Child Node </w:t>
      </w:r>
      <w:r>
        <w:rPr>
          <w:rFonts w:hint="cs"/>
          <w:cs/>
        </w:rPr>
        <w:t>ปรากฏ</w:t>
      </w:r>
      <w:r w:rsidR="006B5F4F">
        <w:rPr>
          <w:rFonts w:hint="cs"/>
          <w:cs/>
        </w:rPr>
        <w:t xml:space="preserve"> </w:t>
      </w:r>
      <w:r w:rsidR="00D14F0D">
        <w:rPr>
          <w:rFonts w:hint="cs"/>
          <w:cs/>
        </w:rPr>
        <w:t>การ</w:t>
      </w:r>
      <w:r w:rsidR="006B5F4F">
        <w:rPr>
          <w:rFonts w:hint="cs"/>
          <w:cs/>
        </w:rPr>
        <w:t xml:space="preserve"> </w:t>
      </w:r>
      <w:r w:rsidR="006B5F4F">
        <w:t xml:space="preserve">Scene </w:t>
      </w:r>
      <w:r w:rsidR="006B5F4F">
        <w:rPr>
          <w:rFonts w:hint="cs"/>
          <w:cs/>
        </w:rPr>
        <w:t xml:space="preserve">หรือ </w:t>
      </w:r>
      <w:r w:rsidR="006B5F4F">
        <w:t xml:space="preserve">Node </w:t>
      </w:r>
      <w:r w:rsidR="006B5F4F">
        <w:rPr>
          <w:rFonts w:hint="cs"/>
          <w:cs/>
        </w:rPr>
        <w:t xml:space="preserve">ต่างๆ มาใช้งานร่วมกับจะทำให้เกิด </w:t>
      </w:r>
      <w:r w:rsidR="00D14F0D">
        <w:t>S</w:t>
      </w:r>
      <w:r w:rsidR="00D14F0D" w:rsidRPr="00D14F0D">
        <w:t>cene tree</w:t>
      </w:r>
    </w:p>
    <w:p w14:paraId="482D72F4" w14:textId="4F41EDFD" w:rsidR="00F967E7" w:rsidRDefault="002963ED" w:rsidP="002963ED">
      <w:pPr>
        <w:pStyle w:val="NormalforReport"/>
        <w:jc w:val="center"/>
      </w:pPr>
      <w:r>
        <w:rPr>
          <w:noProof/>
        </w:rPr>
        <w:lastRenderedPageBreak/>
        <w:drawing>
          <wp:inline distT="0" distB="0" distL="0" distR="0" wp14:anchorId="2F53EECF" wp14:editId="276FD8A1">
            <wp:extent cx="3885988" cy="1976066"/>
            <wp:effectExtent l="0" t="0" r="635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831" t="1488" r="21061" b="47704"/>
                    <a:stretch/>
                  </pic:blipFill>
                  <pic:spPr bwMode="auto">
                    <a:xfrm>
                      <a:off x="0" y="0"/>
                      <a:ext cx="3908696" cy="198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CF821" w14:textId="7BAFD5C0" w:rsidR="002963ED" w:rsidRDefault="002963ED" w:rsidP="002963ED">
      <w:pPr>
        <w:pStyle w:val="NormalforReport"/>
        <w:jc w:val="center"/>
        <w:rPr>
          <w:b/>
          <w:bCs/>
        </w:rPr>
      </w:pPr>
      <w:r w:rsidRPr="00D406CB">
        <w:rPr>
          <w:rFonts w:hint="cs"/>
          <w:b/>
          <w:bCs/>
          <w:cs/>
        </w:rPr>
        <w:t xml:space="preserve">ภาพที่ </w:t>
      </w:r>
      <w:r w:rsidR="00225000">
        <w:rPr>
          <w:b/>
          <w:bCs/>
        </w:rPr>
        <w:t>2.3</w:t>
      </w:r>
      <w:r w:rsidRPr="00D406CB">
        <w:rPr>
          <w:b/>
          <w:bCs/>
        </w:rPr>
        <w:t xml:space="preserve"> </w:t>
      </w:r>
      <w:r>
        <w:rPr>
          <w:b/>
          <w:bCs/>
        </w:rPr>
        <w:t>Scene</w:t>
      </w:r>
      <w:r w:rsidR="00D14F0D">
        <w:rPr>
          <w:b/>
          <w:bCs/>
        </w:rPr>
        <w:t xml:space="preserve"> Tree</w:t>
      </w:r>
      <w:r>
        <w:rPr>
          <w:b/>
          <w:bCs/>
        </w:rPr>
        <w:t xml:space="preserve"> </w:t>
      </w:r>
      <w:r w:rsidR="00D14F0D">
        <w:rPr>
          <w:b/>
          <w:bCs/>
        </w:rPr>
        <w:t>“</w:t>
      </w:r>
      <w:r>
        <w:rPr>
          <w:b/>
          <w:bCs/>
        </w:rPr>
        <w:t>Loom</w:t>
      </w:r>
      <w:r w:rsidR="00D14F0D">
        <w:rPr>
          <w:b/>
          <w:bCs/>
        </w:rPr>
        <w:t>”</w:t>
      </w:r>
      <w:r w:rsidR="00254A38">
        <w:rPr>
          <w:rFonts w:hint="cs"/>
          <w:b/>
          <w:bCs/>
          <w:cs/>
        </w:rPr>
        <w:t xml:space="preserve">มี </w:t>
      </w:r>
      <w:r w:rsidR="00254A38">
        <w:rPr>
          <w:b/>
          <w:bCs/>
        </w:rPr>
        <w:t>Area2D</w:t>
      </w:r>
      <w:r w:rsidR="00254A38">
        <w:rPr>
          <w:rFonts w:hint="cs"/>
          <w:b/>
          <w:bCs/>
          <w:cs/>
        </w:rPr>
        <w:t xml:space="preserve"> </w:t>
      </w:r>
      <w:r w:rsidR="00254A38">
        <w:rPr>
          <w:b/>
          <w:bCs/>
        </w:rPr>
        <w:t>“</w:t>
      </w:r>
      <w:proofErr w:type="spellStart"/>
      <w:r w:rsidR="00254A38">
        <w:rPr>
          <w:b/>
          <w:bCs/>
        </w:rPr>
        <w:t>MachineLoom</w:t>
      </w:r>
      <w:proofErr w:type="spellEnd"/>
      <w:r w:rsidR="00254A38">
        <w:rPr>
          <w:b/>
          <w:bCs/>
        </w:rPr>
        <w:t xml:space="preserve">” </w:t>
      </w:r>
      <w:r w:rsidR="00254A38">
        <w:rPr>
          <w:rFonts w:hint="cs"/>
          <w:b/>
          <w:bCs/>
          <w:cs/>
        </w:rPr>
        <w:t xml:space="preserve">เป็น </w:t>
      </w:r>
      <w:r w:rsidR="00254A38">
        <w:rPr>
          <w:b/>
          <w:bCs/>
        </w:rPr>
        <w:t>Root Node</w:t>
      </w:r>
      <w:r w:rsidR="00A76107">
        <w:rPr>
          <w:b/>
          <w:bCs/>
        </w:rPr>
        <w:t xml:space="preserve"> </w:t>
      </w:r>
      <w:r w:rsidR="00A76107">
        <w:rPr>
          <w:rFonts w:hint="cs"/>
          <w:b/>
          <w:bCs/>
          <w:cs/>
        </w:rPr>
        <w:t xml:space="preserve">และมี </w:t>
      </w:r>
      <w:proofErr w:type="spellStart"/>
      <w:r w:rsidR="00A76107">
        <w:rPr>
          <w:b/>
          <w:bCs/>
        </w:rPr>
        <w:t>AnimatedSprite</w:t>
      </w:r>
      <w:proofErr w:type="spellEnd"/>
      <w:r w:rsidR="00A76107">
        <w:rPr>
          <w:b/>
          <w:bCs/>
        </w:rPr>
        <w:t xml:space="preserve"> “Sprite” </w:t>
      </w:r>
      <w:r w:rsidR="00A76107">
        <w:rPr>
          <w:rFonts w:hint="cs"/>
          <w:b/>
          <w:bCs/>
          <w:cs/>
        </w:rPr>
        <w:t xml:space="preserve">กับ </w:t>
      </w:r>
      <w:r w:rsidR="00A76107">
        <w:rPr>
          <w:b/>
          <w:bCs/>
        </w:rPr>
        <w:t>CollisionShape2D “</w:t>
      </w:r>
      <w:proofErr w:type="spellStart"/>
      <w:r w:rsidR="00A76107">
        <w:rPr>
          <w:b/>
          <w:bCs/>
        </w:rPr>
        <w:t>CollisionShape</w:t>
      </w:r>
      <w:proofErr w:type="spellEnd"/>
      <w:r w:rsidR="00A76107">
        <w:rPr>
          <w:b/>
          <w:bCs/>
        </w:rPr>
        <w:t>”</w:t>
      </w:r>
      <w:r w:rsidR="00A76107">
        <w:rPr>
          <w:rFonts w:hint="cs"/>
          <w:b/>
          <w:bCs/>
          <w:cs/>
        </w:rPr>
        <w:t xml:space="preserve"> เป็น </w:t>
      </w:r>
      <w:r w:rsidR="00A76107">
        <w:rPr>
          <w:b/>
          <w:bCs/>
        </w:rPr>
        <w:t>Child Node</w:t>
      </w:r>
    </w:p>
    <w:p w14:paraId="08365739" w14:textId="77777777" w:rsidR="00CA3A5D" w:rsidRDefault="00CA3A5D" w:rsidP="00CA3A5D">
      <w:pPr>
        <w:pStyle w:val="NormalforReport"/>
        <w:ind w:firstLine="360"/>
      </w:pPr>
      <w:r>
        <w:t xml:space="preserve">Godot </w:t>
      </w:r>
      <w:r>
        <w:rPr>
          <w:rFonts w:hint="cs"/>
          <w:cs/>
        </w:rPr>
        <w:t xml:space="preserve">ยึดหลักการพัฒนาซอฟต์แวร์แบบ </w:t>
      </w:r>
      <w:r>
        <w:t xml:space="preserve">object-oriented </w:t>
      </w:r>
      <w:r>
        <w:rPr>
          <w:rFonts w:hint="cs"/>
          <w:cs/>
        </w:rPr>
        <w:t xml:space="preserve">ผ่านการระบบการแบ่ง </w:t>
      </w:r>
      <w:r>
        <w:t xml:space="preserve">Scene </w:t>
      </w:r>
      <w:r>
        <w:rPr>
          <w:rFonts w:hint="cs"/>
          <w:cs/>
        </w:rPr>
        <w:t xml:space="preserve">และ </w:t>
      </w:r>
      <w:r>
        <w:t xml:space="preserve">Node </w:t>
      </w:r>
      <w:r>
        <w:rPr>
          <w:rFonts w:hint="cs"/>
          <w:cs/>
        </w:rPr>
        <w:t>ผู้พัฒนาสามารถเรียบเรียง และรวบรวมส่วนประกอบต่างๆ</w:t>
      </w:r>
      <w:r>
        <w:t xml:space="preserve"> </w:t>
      </w:r>
      <w:r>
        <w:rPr>
          <w:rFonts w:hint="cs"/>
          <w:cs/>
        </w:rPr>
        <w:t>เป็นโครงสร้างกึ่งสำเร็จรูป ตัวอย่างเช่น เมื่อต้องการสร้างเมืองที่ ประกอบด้วย</w:t>
      </w:r>
      <w:r>
        <w:t xml:space="preserve"> Node </w:t>
      </w:r>
      <w:r>
        <w:rPr>
          <w:rFonts w:hint="cs"/>
          <w:cs/>
        </w:rPr>
        <w:t>ตะเกียงผุพัง และในตะเกียงจะมี</w:t>
      </w:r>
      <w:r>
        <w:t xml:space="preserve"> Node</w:t>
      </w:r>
      <w:r>
        <w:rPr>
          <w:rFonts w:hint="cs"/>
          <w:cs/>
        </w:rPr>
        <w:t xml:space="preserve"> ไฟกระพริบ เมื่อผู้พัฒนาต้องการที่จะเปลี่ยนสีของ </w:t>
      </w:r>
      <w:r>
        <w:t>Node</w:t>
      </w:r>
      <w:r>
        <w:rPr>
          <w:rFonts w:hint="cs"/>
          <w:cs/>
        </w:rPr>
        <w:t xml:space="preserve"> ไฟกระพริบ ผู้พัฒนาสามารถเปลี่ยนสี </w:t>
      </w:r>
      <w:r>
        <w:t>Node</w:t>
      </w:r>
      <w:r>
        <w:rPr>
          <w:rFonts w:hint="cs"/>
          <w:cs/>
        </w:rPr>
        <w:t xml:space="preserve"> ไฟกระพริบ แล้วจะทำให้ตะเกียงทุกดวงในเมือง เปลี่ยนสีตามไปด้วย </w:t>
      </w:r>
    </w:p>
    <w:p w14:paraId="27BCDB0F" w14:textId="77777777" w:rsidR="00CA3A5D" w:rsidRDefault="00CA3A5D" w:rsidP="00CA3A5D">
      <w:pPr>
        <w:pStyle w:val="NormalforReport"/>
        <w:ind w:firstLine="360"/>
        <w:rPr>
          <w:cs/>
        </w:rPr>
      </w:pPr>
      <w:r>
        <w:tab/>
      </w:r>
      <w:r>
        <w:rPr>
          <w:rFonts w:hint="cs"/>
          <w:cs/>
        </w:rPr>
        <w:t xml:space="preserve">นอกจากนั้น ผู้พัฒนาสามารถใช้ </w:t>
      </w:r>
      <w:r>
        <w:t xml:space="preserve">Scene </w:t>
      </w:r>
      <w:r>
        <w:rPr>
          <w:rFonts w:hint="cs"/>
          <w:cs/>
        </w:rPr>
        <w:t xml:space="preserve">หนึ่งเป็นฐาน และนำฐานนั้น ไปต่อยอดเป็น </w:t>
      </w:r>
      <w:r>
        <w:t xml:space="preserve">Scene </w:t>
      </w:r>
      <w:r>
        <w:rPr>
          <w:rFonts w:hint="cs"/>
          <w:cs/>
        </w:rPr>
        <w:t>ใหม่ที่ใช้ทั้งคำ</w:t>
      </w:r>
      <w:proofErr w:type="spellStart"/>
      <w:r>
        <w:rPr>
          <w:rFonts w:hint="cs"/>
          <w:cs/>
        </w:rPr>
        <w:t>สั้ง</w:t>
      </w:r>
      <w:proofErr w:type="spellEnd"/>
      <w:r>
        <w:rPr>
          <w:rFonts w:hint="cs"/>
          <w:cs/>
        </w:rPr>
        <w:t>จากฐาน และคำสั่งเฉพาะที่ต่อยอดออกไป เช่น เมื่อต้องการสร้างอาชีพของตัวละครพ่อมด ก็สามารถต่อยอดมาจากฐานที่เป็นตัวละครเปล่าที่สามารถเคลื่อนไหวได้ เพิ่มความสามารถเฉพาะของพ่อมด คือการร่ายมนต์ หรือความสามารถอื่นๆ โดยที่ไม่ทำให้ฐานเปลี่ยนไป</w:t>
      </w:r>
    </w:p>
    <w:p w14:paraId="132C8E84" w14:textId="77777777" w:rsidR="00CA3A5D" w:rsidRDefault="00CA3A5D" w:rsidP="00CA3A5D">
      <w:pPr>
        <w:pStyle w:val="NormalforReport"/>
        <w:ind w:firstLine="360"/>
        <w:jc w:val="center"/>
        <w:rPr>
          <w:cs/>
        </w:rPr>
      </w:pPr>
      <w:r>
        <w:rPr>
          <w:noProof/>
        </w:rPr>
        <w:lastRenderedPageBreak/>
        <w:drawing>
          <wp:inline distT="0" distB="0" distL="0" distR="0" wp14:anchorId="4C2C31B2" wp14:editId="45C25FA0">
            <wp:extent cx="4853424" cy="3474720"/>
            <wp:effectExtent l="0" t="0" r="4445" b="0"/>
            <wp:docPr id="11" name="Picture 11" descr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19" cy="3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1D0B" w14:textId="164C7B52" w:rsidR="00CA3A5D" w:rsidRDefault="00CA3A5D" w:rsidP="00CA3A5D">
      <w:pPr>
        <w:pStyle w:val="NormalforReport"/>
        <w:jc w:val="center"/>
        <w:rPr>
          <w:b/>
          <w:bCs/>
        </w:rPr>
      </w:pPr>
      <w:r w:rsidRPr="00D406CB">
        <w:rPr>
          <w:rFonts w:hint="cs"/>
          <w:b/>
          <w:bCs/>
          <w:cs/>
        </w:rPr>
        <w:t xml:space="preserve">ภาพที่ </w:t>
      </w:r>
      <w:r w:rsidR="00225000">
        <w:rPr>
          <w:b/>
          <w:bCs/>
        </w:rPr>
        <w:t>2.4</w:t>
      </w:r>
      <w:r>
        <w:rPr>
          <w:rFonts w:hint="cs"/>
          <w:b/>
          <w:bCs/>
          <w:cs/>
        </w:rPr>
        <w:t xml:space="preserve"> การต่อยอด </w:t>
      </w:r>
      <w:r>
        <w:rPr>
          <w:b/>
          <w:bCs/>
        </w:rPr>
        <w:t xml:space="preserve">Scene “Character” </w:t>
      </w:r>
      <w:r>
        <w:rPr>
          <w:rFonts w:hint="cs"/>
          <w:b/>
          <w:bCs/>
          <w:cs/>
        </w:rPr>
        <w:t xml:space="preserve">เป็น </w:t>
      </w:r>
      <w:r>
        <w:rPr>
          <w:b/>
          <w:bCs/>
        </w:rPr>
        <w:t>“</w:t>
      </w:r>
      <w:proofErr w:type="spellStart"/>
      <w:r>
        <w:rPr>
          <w:b/>
          <w:bCs/>
        </w:rPr>
        <w:t>Wizzard</w:t>
      </w:r>
      <w:proofErr w:type="spellEnd"/>
      <w:r>
        <w:rPr>
          <w:b/>
          <w:bCs/>
        </w:rPr>
        <w:t xml:space="preserve">” </w:t>
      </w:r>
      <w:r>
        <w:rPr>
          <w:rFonts w:hint="cs"/>
          <w:b/>
          <w:bCs/>
          <w:cs/>
        </w:rPr>
        <w:t xml:space="preserve">และ </w:t>
      </w:r>
      <w:r>
        <w:rPr>
          <w:b/>
          <w:bCs/>
        </w:rPr>
        <w:t>“Warrior”</w:t>
      </w:r>
    </w:p>
    <w:p w14:paraId="2EBB0697" w14:textId="77777777" w:rsidR="00CA3A5D" w:rsidRDefault="00CA3A5D" w:rsidP="00CA3A5D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พื้นฐานของ </w:t>
      </w:r>
      <w:r>
        <w:rPr>
          <w:rFonts w:ascii="TH Sarabun New" w:hAnsi="TH Sarabun New" w:cs="TH Sarabun New"/>
          <w:sz w:val="32"/>
          <w:szCs w:val="32"/>
        </w:rPr>
        <w:t xml:space="preserve">Godot Engine </w:t>
      </w:r>
      <w:r>
        <w:rPr>
          <w:rFonts w:ascii="TH Sarabun New" w:hAnsi="TH Sarabun New" w:cs="TH Sarabun New" w:hint="cs"/>
          <w:sz w:val="32"/>
          <w:szCs w:val="32"/>
          <w:cs/>
        </w:rPr>
        <w:t>ก็มีการใช้การต่อยอดเช่นเดียวกัน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กล่าวคือ </w:t>
      </w: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ชนิดเดียวกันที่เป็นส่วนหนึ่งของแผนผังชนิด </w:t>
      </w:r>
      <w:r>
        <w:rPr>
          <w:rFonts w:ascii="TH Sarabun New" w:hAnsi="TH Sarabun New" w:cs="TH Sarabun New"/>
          <w:sz w:val="32"/>
          <w:szCs w:val="32"/>
        </w:rPr>
        <w:t xml:space="preserve">Node </w:t>
      </w:r>
      <w:r>
        <w:rPr>
          <w:rFonts w:ascii="TH Sarabun New" w:hAnsi="TH Sarabun New" w:cs="TH Sarabun New" w:hint="cs"/>
          <w:sz w:val="32"/>
          <w:szCs w:val="32"/>
          <w:cs/>
        </w:rPr>
        <w:t>ก็จะถือว่าเป็นการต่อยอดจาก</w:t>
      </w:r>
      <w:r>
        <w:rPr>
          <w:rFonts w:ascii="TH Sarabun New" w:hAnsi="TH Sarabun New" w:cs="TH Sarabun New"/>
          <w:sz w:val="32"/>
          <w:szCs w:val="32"/>
        </w:rPr>
        <w:t xml:space="preserve"> Node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ที่มีลำดับอยู่สูงกว่า แต่เพิ่มความสามารถของตัวเองเข้าไปด้วย เช่น </w:t>
      </w:r>
      <w:r>
        <w:rPr>
          <w:rFonts w:ascii="TH Sarabun New" w:hAnsi="TH Sarabun New" w:cs="TH Sarabun New"/>
          <w:sz w:val="32"/>
          <w:szCs w:val="32"/>
        </w:rPr>
        <w:t xml:space="preserve">Area2D </w:t>
      </w:r>
      <w:r>
        <w:rPr>
          <w:rFonts w:ascii="TH Sarabun New" w:hAnsi="TH Sarabun New" w:cs="TH Sarabun New" w:hint="cs"/>
          <w:sz w:val="32"/>
          <w:szCs w:val="32"/>
          <w:cs/>
        </w:rPr>
        <w:t>จะมีคุณสมบัติ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และความสามารถของ </w:t>
      </w:r>
      <w:r>
        <w:rPr>
          <w:rFonts w:ascii="TH Sarabun New" w:hAnsi="TH Sarabun New" w:cs="TH Sarabun New"/>
          <w:sz w:val="32"/>
          <w:szCs w:val="32"/>
        </w:rPr>
        <w:t xml:space="preserve">CollisionObject2D, Node2D, </w:t>
      </w:r>
      <w:proofErr w:type="spellStart"/>
      <w:r>
        <w:rPr>
          <w:rFonts w:ascii="TH Sarabun New" w:hAnsi="TH Sarabun New" w:cs="TH Sarabun New"/>
          <w:sz w:val="32"/>
          <w:szCs w:val="32"/>
        </w:rPr>
        <w:t>CanvasItem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Node</w:t>
      </w:r>
    </w:p>
    <w:p w14:paraId="57F88F4B" w14:textId="77777777" w:rsidR="00CA3A5D" w:rsidRPr="00E919DB" w:rsidRDefault="00CA3A5D" w:rsidP="00CA3A5D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67E33AB" wp14:editId="4291144B">
            <wp:extent cx="2743970" cy="183832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7062" cy="18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D7EC" w14:textId="1C01F327" w:rsidR="00CA3A5D" w:rsidRPr="00CA3A5D" w:rsidRDefault="00CA3A5D" w:rsidP="00CA3A5D">
      <w:pPr>
        <w:pStyle w:val="NormalforReport"/>
        <w:jc w:val="center"/>
        <w:rPr>
          <w:b/>
          <w:bCs/>
        </w:rPr>
      </w:pPr>
      <w:r w:rsidRPr="00D406CB">
        <w:rPr>
          <w:rFonts w:hint="cs"/>
          <w:b/>
          <w:bCs/>
          <w:cs/>
        </w:rPr>
        <w:t xml:space="preserve">ภาพที่ </w:t>
      </w:r>
      <w:r w:rsidR="00527911">
        <w:rPr>
          <w:b/>
          <w:bCs/>
        </w:rPr>
        <w:t>2.5</w:t>
      </w:r>
      <w:r>
        <w:rPr>
          <w:rFonts w:hint="cs"/>
          <w:b/>
          <w:bCs/>
          <w:cs/>
        </w:rPr>
        <w:t xml:space="preserve"> แผนผังการต่อยอดของ </w:t>
      </w:r>
      <w:r>
        <w:rPr>
          <w:b/>
          <w:bCs/>
        </w:rPr>
        <w:t>Area2D</w:t>
      </w:r>
      <w:r w:rsidR="00697F2D">
        <w:tab/>
      </w:r>
    </w:p>
    <w:p w14:paraId="09839144" w14:textId="578128E6" w:rsidR="008C53BC" w:rsidRDefault="00697F2D" w:rsidP="00CA3A5D">
      <w:pPr>
        <w:pStyle w:val="NormalforReport"/>
        <w:ind w:firstLine="720"/>
        <w:rPr>
          <w:cs/>
        </w:rPr>
      </w:pPr>
      <w:r>
        <w:t xml:space="preserve">Node </w:t>
      </w:r>
      <w:r>
        <w:rPr>
          <w:rFonts w:hint="cs"/>
          <w:cs/>
        </w:rPr>
        <w:t xml:space="preserve">จะมีการส่ง </w:t>
      </w:r>
      <w:r>
        <w:t xml:space="preserve">Signal </w:t>
      </w:r>
      <w:r>
        <w:rPr>
          <w:rFonts w:hint="cs"/>
          <w:cs/>
        </w:rPr>
        <w:t>เมื่อมี</w:t>
      </w:r>
      <w:r w:rsidR="001B78DD">
        <w:rPr>
          <w:rFonts w:hint="cs"/>
          <w:cs/>
        </w:rPr>
        <w:t>เหตุการณ์บางอ</w:t>
      </w:r>
      <w:r w:rsidR="00205169">
        <w:rPr>
          <w:rFonts w:hint="cs"/>
          <w:cs/>
        </w:rPr>
        <w:t>ย่</w:t>
      </w:r>
      <w:r w:rsidR="001B78DD">
        <w:rPr>
          <w:rFonts w:hint="cs"/>
          <w:cs/>
        </w:rPr>
        <w:t>างเกิด</w:t>
      </w:r>
      <w:r w:rsidR="00205169">
        <w:rPr>
          <w:rFonts w:hint="cs"/>
          <w:cs/>
        </w:rPr>
        <w:t xml:space="preserve">ขึ้น ซึ่งจะแตกต่างกันตามชนิดของ </w:t>
      </w:r>
      <w:r w:rsidR="00205169">
        <w:t>Node</w:t>
      </w:r>
      <w:r w:rsidR="0088281C">
        <w:rPr>
          <w:rFonts w:hint="cs"/>
          <w:cs/>
        </w:rPr>
        <w:t xml:space="preserve"> </w:t>
      </w:r>
      <w:r w:rsidR="00CA3A5D">
        <w:rPr>
          <w:rFonts w:hint="cs"/>
          <w:cs/>
        </w:rPr>
        <w:t xml:space="preserve">ซึ่งจะรวม </w:t>
      </w:r>
      <w:r w:rsidR="00CA3A5D">
        <w:t xml:space="preserve">Signal </w:t>
      </w:r>
      <w:r w:rsidR="00CA3A5D">
        <w:rPr>
          <w:rFonts w:hint="cs"/>
          <w:cs/>
        </w:rPr>
        <w:t xml:space="preserve">ของ </w:t>
      </w:r>
      <w:r w:rsidR="00CA3A5D">
        <w:t xml:space="preserve">Node </w:t>
      </w:r>
      <w:r w:rsidR="00CA3A5D">
        <w:rPr>
          <w:rFonts w:hint="cs"/>
          <w:cs/>
        </w:rPr>
        <w:t xml:space="preserve">ที่ต่อยอดมาด้วย </w:t>
      </w:r>
      <w:r w:rsidR="0088281C">
        <w:rPr>
          <w:rFonts w:hint="cs"/>
          <w:cs/>
        </w:rPr>
        <w:t xml:space="preserve">และผู้พัฒนาสามารถสร้าง </w:t>
      </w:r>
      <w:r w:rsidR="0088281C">
        <w:t xml:space="preserve">Signal </w:t>
      </w:r>
      <w:r w:rsidR="00E308E9">
        <w:rPr>
          <w:rFonts w:hint="cs"/>
          <w:cs/>
        </w:rPr>
        <w:t>เพิ่มตามความต้องการได้</w:t>
      </w:r>
      <w:r w:rsidR="00724D18">
        <w:t xml:space="preserve"> </w:t>
      </w:r>
      <w:r w:rsidR="00724D18">
        <w:rPr>
          <w:rFonts w:hint="cs"/>
          <w:cs/>
        </w:rPr>
        <w:t xml:space="preserve">ซึ่งจะช่วยให้ </w:t>
      </w:r>
      <w:r w:rsidR="00724D18">
        <w:t xml:space="preserve">Node </w:t>
      </w:r>
      <w:r w:rsidR="00724D18">
        <w:rPr>
          <w:rFonts w:hint="cs"/>
          <w:cs/>
        </w:rPr>
        <w:t xml:space="preserve">สื่อสารกับ </w:t>
      </w:r>
      <w:r w:rsidR="00724D18">
        <w:t>Node</w:t>
      </w:r>
      <w:r w:rsidR="00724D18">
        <w:rPr>
          <w:rFonts w:hint="cs"/>
          <w:cs/>
        </w:rPr>
        <w:t xml:space="preserve"> อื่นๆ</w:t>
      </w:r>
      <w:r w:rsidR="00D50F7E">
        <w:rPr>
          <w:rFonts w:hint="cs"/>
          <w:cs/>
        </w:rPr>
        <w:t xml:space="preserve"> หรือ </w:t>
      </w:r>
      <w:r w:rsidR="00D50F7E">
        <w:t xml:space="preserve">Script </w:t>
      </w:r>
      <w:r w:rsidR="00D50F7E">
        <w:rPr>
          <w:rFonts w:hint="cs"/>
          <w:cs/>
        </w:rPr>
        <w:t>ได้โดยไม่ต้อง</w:t>
      </w:r>
      <w:r w:rsidR="009454B6">
        <w:rPr>
          <w:rFonts w:hint="cs"/>
          <w:cs/>
        </w:rPr>
        <w:t xml:space="preserve"> </w:t>
      </w:r>
      <w:r w:rsidR="009454B6">
        <w:t xml:space="preserve">Hardcode </w:t>
      </w:r>
      <w:r w:rsidR="009454B6">
        <w:rPr>
          <w:rFonts w:hint="cs"/>
          <w:cs/>
        </w:rPr>
        <w:t>การสื่อสาร และเพิ่ม</w:t>
      </w:r>
      <w:r w:rsidR="008F3B7E">
        <w:rPr>
          <w:rFonts w:hint="cs"/>
          <w:cs/>
        </w:rPr>
        <w:t>ความยืดหยุ่น</w:t>
      </w:r>
      <w:r w:rsidR="00B55FC8">
        <w:rPr>
          <w:rFonts w:hint="cs"/>
          <w:cs/>
        </w:rPr>
        <w:t xml:space="preserve">ในการ </w:t>
      </w:r>
      <w:r w:rsidR="00B55FC8">
        <w:t xml:space="preserve">Code </w:t>
      </w:r>
      <w:r w:rsidR="00B55FC8">
        <w:rPr>
          <w:rFonts w:hint="cs"/>
          <w:cs/>
        </w:rPr>
        <w:t xml:space="preserve">และโครงสร้างของ </w:t>
      </w:r>
      <w:r w:rsidR="00B55FC8">
        <w:t>Scene</w:t>
      </w:r>
      <w:r w:rsidR="00F6007F">
        <w:rPr>
          <w:rFonts w:hint="cs"/>
          <w:cs/>
        </w:rPr>
        <w:t xml:space="preserve"> ก่อนจะใช้ </w:t>
      </w:r>
      <w:r w:rsidR="00F6007F">
        <w:t xml:space="preserve">Signal </w:t>
      </w:r>
      <w:r w:rsidR="00F6007F">
        <w:rPr>
          <w:rFonts w:hint="cs"/>
          <w:cs/>
        </w:rPr>
        <w:t xml:space="preserve">ใดๆ ก็จำเป็นจะต้อง </w:t>
      </w:r>
      <w:r w:rsidR="00F6007F">
        <w:t xml:space="preserve">Connect Signal </w:t>
      </w:r>
      <w:r w:rsidR="00F6007F">
        <w:rPr>
          <w:rFonts w:hint="cs"/>
          <w:cs/>
        </w:rPr>
        <w:t xml:space="preserve">กับ </w:t>
      </w:r>
      <w:r w:rsidR="00F6007F">
        <w:t xml:space="preserve">Function </w:t>
      </w:r>
      <w:r w:rsidR="00F6007F">
        <w:rPr>
          <w:rFonts w:hint="cs"/>
          <w:cs/>
        </w:rPr>
        <w:t xml:space="preserve">ใน </w:t>
      </w:r>
      <w:r w:rsidR="00F6007F">
        <w:t xml:space="preserve">Script </w:t>
      </w:r>
      <w:r w:rsidR="00F6007F">
        <w:rPr>
          <w:rFonts w:hint="cs"/>
          <w:cs/>
        </w:rPr>
        <w:t xml:space="preserve">ก่อนเสมอ ไม่เช่นนั้น </w:t>
      </w:r>
      <w:r w:rsidR="00F6007F">
        <w:t xml:space="preserve">Signal </w:t>
      </w:r>
      <w:r w:rsidR="00F6007F">
        <w:rPr>
          <w:rFonts w:hint="cs"/>
          <w:cs/>
        </w:rPr>
        <w:t>จะไม่</w:t>
      </w:r>
      <w:r w:rsidR="00FF7027">
        <w:rPr>
          <w:rFonts w:hint="cs"/>
          <w:cs/>
        </w:rPr>
        <w:t>ทำตามคำสั่ง</w:t>
      </w:r>
    </w:p>
    <w:p w14:paraId="2A0B10E6" w14:textId="110AD80C" w:rsidR="00724CCE" w:rsidRDefault="00724CCE" w:rsidP="00724CCE">
      <w:pPr>
        <w:pStyle w:val="NormalforReport"/>
        <w:jc w:val="center"/>
      </w:pPr>
    </w:p>
    <w:p w14:paraId="17AAA344" w14:textId="73A95E4C" w:rsidR="005B4960" w:rsidRDefault="00693E8A" w:rsidP="00724CCE">
      <w:pPr>
        <w:pStyle w:val="NormalforReport"/>
        <w:jc w:val="center"/>
      </w:pPr>
      <w:r>
        <w:rPr>
          <w:noProof/>
        </w:rPr>
        <w:drawing>
          <wp:inline distT="0" distB="0" distL="0" distR="0" wp14:anchorId="439385FE" wp14:editId="0D8828D5">
            <wp:extent cx="2523809" cy="6190476"/>
            <wp:effectExtent l="0" t="0" r="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6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4D6D" w14:textId="4A685A19" w:rsidR="00724CCE" w:rsidRDefault="00724CCE" w:rsidP="00724CCE">
      <w:pPr>
        <w:pStyle w:val="NormalforReport"/>
        <w:jc w:val="center"/>
        <w:rPr>
          <w:b/>
          <w:bCs/>
        </w:rPr>
      </w:pPr>
      <w:r w:rsidRPr="00D406CB">
        <w:rPr>
          <w:rFonts w:hint="cs"/>
          <w:b/>
          <w:bCs/>
          <w:cs/>
        </w:rPr>
        <w:t xml:space="preserve">ภาพที่ </w:t>
      </w:r>
      <w:r w:rsidR="00527911">
        <w:rPr>
          <w:b/>
          <w:bCs/>
        </w:rPr>
        <w:t>2.6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Signal</w:t>
      </w:r>
      <w:r w:rsidR="00693E8A">
        <w:rPr>
          <w:rFonts w:hint="cs"/>
          <w:b/>
          <w:bCs/>
          <w:cs/>
        </w:rPr>
        <w:t xml:space="preserve"> ส่วนหนึ่ง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ของ </w:t>
      </w:r>
      <w:r>
        <w:rPr>
          <w:b/>
          <w:bCs/>
        </w:rPr>
        <w:t>Scene “Loom”</w:t>
      </w:r>
    </w:p>
    <w:p w14:paraId="490AE5F2" w14:textId="6FB53C74" w:rsidR="00F5498C" w:rsidRDefault="000821EA" w:rsidP="001C5501">
      <w:pPr>
        <w:pStyle w:val="NormalforReport"/>
      </w:pPr>
      <w:r>
        <w:rPr>
          <w:b/>
          <w:bCs/>
        </w:rPr>
        <w:tab/>
      </w:r>
      <w:r>
        <w:rPr>
          <w:rFonts w:hint="cs"/>
          <w:cs/>
        </w:rPr>
        <w:t>จากภาพข้างต้น จะเห็นว่า</w:t>
      </w:r>
      <w:r w:rsidR="004B091E">
        <w:rPr>
          <w:rFonts w:hint="cs"/>
          <w:cs/>
        </w:rPr>
        <w:t xml:space="preserve"> </w:t>
      </w:r>
      <w:r w:rsidR="004B091E">
        <w:t>Node</w:t>
      </w:r>
      <w:r>
        <w:rPr>
          <w:rFonts w:hint="cs"/>
          <w:cs/>
        </w:rPr>
        <w:t xml:space="preserve"> </w:t>
      </w:r>
      <w:r w:rsidR="00BA71B1">
        <w:t>CollisionObject2D</w:t>
      </w:r>
      <w:r w:rsidR="004B091E">
        <w:rPr>
          <w:rFonts w:hint="cs"/>
          <w:cs/>
        </w:rPr>
        <w:t xml:space="preserve"> มี </w:t>
      </w:r>
      <w:r w:rsidR="004B091E">
        <w:t xml:space="preserve">Signal </w:t>
      </w:r>
      <w:r w:rsidR="004B091E">
        <w:rPr>
          <w:rFonts w:hint="cs"/>
          <w:cs/>
        </w:rPr>
        <w:t>หลายชนิดให้เลือกใช้ เช่น</w:t>
      </w:r>
      <w:r w:rsidR="00C80A6E">
        <w:rPr>
          <w:rFonts w:hint="cs"/>
          <w:cs/>
        </w:rPr>
        <w:t>เมื่อ</w:t>
      </w:r>
      <w:r w:rsidR="00BA71B1">
        <w:rPr>
          <w:rFonts w:hint="cs"/>
          <w:cs/>
        </w:rPr>
        <w:t>เมาส์</w:t>
      </w:r>
      <w:r w:rsidR="00C80A6E">
        <w:rPr>
          <w:rFonts w:hint="cs"/>
          <w:cs/>
        </w:rPr>
        <w:t>เข้าหรือออก</w:t>
      </w:r>
      <w:r w:rsidR="00C965F2">
        <w:rPr>
          <w:rFonts w:hint="cs"/>
          <w:cs/>
        </w:rPr>
        <w:t>พื้นที่ของ</w:t>
      </w:r>
      <w:r w:rsidR="00C965F2" w:rsidRPr="00C965F2">
        <w:t xml:space="preserve"> </w:t>
      </w:r>
      <w:r w:rsidR="00C965F2">
        <w:t>CollisionObject2D</w:t>
      </w:r>
      <w:r w:rsidR="00C80A6E">
        <w:rPr>
          <w:rFonts w:hint="cs"/>
          <w:cs/>
        </w:rPr>
        <w:t xml:space="preserve"> จะ</w:t>
      </w:r>
      <w:r w:rsidR="00F6007F">
        <w:rPr>
          <w:rFonts w:hint="cs"/>
          <w:cs/>
        </w:rPr>
        <w:t xml:space="preserve">ส่ง </w:t>
      </w:r>
      <w:r w:rsidR="00F6007F">
        <w:t xml:space="preserve">Signal </w:t>
      </w:r>
      <w:proofErr w:type="spellStart"/>
      <w:r w:rsidR="00C965F2">
        <w:t>mouse</w:t>
      </w:r>
      <w:r w:rsidR="00F6007F">
        <w:t>_entered</w:t>
      </w:r>
      <w:proofErr w:type="spellEnd"/>
      <w:r w:rsidR="00F6007F">
        <w:t xml:space="preserve"> </w:t>
      </w:r>
      <w:r w:rsidR="00F6007F">
        <w:rPr>
          <w:rFonts w:hint="cs"/>
          <w:cs/>
        </w:rPr>
        <w:t xml:space="preserve">และ </w:t>
      </w:r>
      <w:proofErr w:type="spellStart"/>
      <w:r w:rsidR="00C965F2">
        <w:t>mouse</w:t>
      </w:r>
      <w:r w:rsidR="00F6007F">
        <w:t>_exited</w:t>
      </w:r>
      <w:proofErr w:type="spellEnd"/>
      <w:r w:rsidR="00F6007F">
        <w:t xml:space="preserve"> </w:t>
      </w:r>
      <w:r w:rsidR="00F6007F">
        <w:rPr>
          <w:rFonts w:hint="cs"/>
          <w:cs/>
        </w:rPr>
        <w:t>ตามลำดับ</w:t>
      </w:r>
      <w:r w:rsidR="00C965F2">
        <w:t xml:space="preserve"> </w:t>
      </w:r>
      <w:r w:rsidR="00C965F2">
        <w:rPr>
          <w:rFonts w:hint="cs"/>
          <w:cs/>
        </w:rPr>
        <w:t>ซึ่งจะเห็นว่า</w:t>
      </w:r>
      <w:r w:rsidR="00262E6B">
        <w:rPr>
          <w:rFonts w:hint="cs"/>
          <w:cs/>
        </w:rPr>
        <w:t xml:space="preserve">มีลูกศรสีเขียวอยู่ข้างล่าง </w:t>
      </w:r>
      <w:r w:rsidR="00262E6B">
        <w:t xml:space="preserve">Signal </w:t>
      </w:r>
      <w:r w:rsidR="00262E6B">
        <w:rPr>
          <w:rFonts w:hint="cs"/>
          <w:cs/>
        </w:rPr>
        <w:t>นั้นๆ เป็นการ</w:t>
      </w:r>
      <w:r w:rsidR="00FA6E62">
        <w:rPr>
          <w:rFonts w:hint="cs"/>
          <w:cs/>
        </w:rPr>
        <w:t xml:space="preserve">แสดงว่า </w:t>
      </w:r>
      <w:r w:rsidR="00FA6E62">
        <w:t xml:space="preserve">Signal </w:t>
      </w:r>
      <w:r w:rsidR="00FA6E62">
        <w:rPr>
          <w:rFonts w:hint="cs"/>
          <w:cs/>
        </w:rPr>
        <w:t xml:space="preserve">นั้นได้ </w:t>
      </w:r>
      <w:r w:rsidR="00FA6E62">
        <w:t xml:space="preserve">Connect </w:t>
      </w:r>
      <w:r w:rsidR="00FA6E62">
        <w:rPr>
          <w:rFonts w:hint="cs"/>
          <w:cs/>
        </w:rPr>
        <w:t xml:space="preserve">กับ </w:t>
      </w:r>
      <w:r w:rsidR="00FA6E62">
        <w:t xml:space="preserve">Function </w:t>
      </w:r>
      <w:r w:rsidR="00FA6E62">
        <w:rPr>
          <w:rFonts w:hint="cs"/>
          <w:cs/>
        </w:rPr>
        <w:t>นั้นๆ เรียบร้อยแล้ว</w:t>
      </w:r>
      <w:r w:rsidR="00E1562E">
        <w:rPr>
          <w:rFonts w:hint="cs"/>
          <w:cs/>
        </w:rPr>
        <w:t xml:space="preserve"> นอกจากนั้น</w:t>
      </w:r>
      <w:r w:rsidR="00EB1D22">
        <w:rPr>
          <w:rFonts w:hint="cs"/>
          <w:cs/>
        </w:rPr>
        <w:t>จะ</w:t>
      </w:r>
      <w:r w:rsidR="00BC3DA5">
        <w:rPr>
          <w:rFonts w:hint="cs"/>
          <w:cs/>
        </w:rPr>
        <w:t xml:space="preserve">มี </w:t>
      </w:r>
      <w:r w:rsidR="00BC3DA5">
        <w:t xml:space="preserve">Signal </w:t>
      </w:r>
      <w:r w:rsidR="00BC3DA5">
        <w:rPr>
          <w:rFonts w:hint="cs"/>
          <w:cs/>
        </w:rPr>
        <w:t xml:space="preserve">ของ </w:t>
      </w:r>
      <w:r w:rsidR="00BC3DA5">
        <w:t xml:space="preserve">Loom.gd </w:t>
      </w:r>
      <w:r w:rsidR="00BC3DA5">
        <w:rPr>
          <w:rFonts w:hint="cs"/>
          <w:cs/>
        </w:rPr>
        <w:t xml:space="preserve">เป็น </w:t>
      </w:r>
      <w:r w:rsidR="00BC3DA5">
        <w:t xml:space="preserve">Signal </w:t>
      </w:r>
      <w:r w:rsidR="00BC3DA5">
        <w:rPr>
          <w:rFonts w:hint="cs"/>
          <w:cs/>
        </w:rPr>
        <w:t>ที่กำหนดขึ้นเอง</w:t>
      </w:r>
      <w:r w:rsidR="00693E8A">
        <w:rPr>
          <w:rFonts w:hint="cs"/>
          <w:cs/>
        </w:rPr>
        <w:t xml:space="preserve"> และมี </w:t>
      </w:r>
      <w:r w:rsidR="00693E8A">
        <w:t>Signal</w:t>
      </w:r>
      <w:r w:rsidR="00693E8A">
        <w:rPr>
          <w:rFonts w:hint="cs"/>
          <w:cs/>
        </w:rPr>
        <w:t xml:space="preserve"> จาก </w:t>
      </w:r>
      <w:r w:rsidR="00693E8A">
        <w:t>Node</w:t>
      </w:r>
      <w:r w:rsidR="00693E8A">
        <w:rPr>
          <w:rFonts w:hint="cs"/>
          <w:cs/>
        </w:rPr>
        <w:t xml:space="preserve"> ที่เป็นฐานการต่อยอดอย่าง </w:t>
      </w:r>
      <w:r w:rsidR="001C5501">
        <w:t xml:space="preserve">Signal </w:t>
      </w:r>
      <w:r w:rsidR="001C5501">
        <w:rPr>
          <w:rFonts w:hint="cs"/>
          <w:cs/>
        </w:rPr>
        <w:t xml:space="preserve">ของ </w:t>
      </w:r>
      <w:proofErr w:type="spellStart"/>
      <w:r w:rsidR="001C5501">
        <w:t>CanvasItem</w:t>
      </w:r>
      <w:proofErr w:type="spellEnd"/>
    </w:p>
    <w:p w14:paraId="3DF8BADE" w14:textId="60C30929" w:rsidR="00817042" w:rsidRDefault="00817042" w:rsidP="00817042">
      <w:pPr>
        <w:pStyle w:val="Heading2forReport"/>
        <w:ind w:firstLine="426"/>
      </w:pPr>
      <w:r w:rsidRPr="00FF01A5">
        <w:lastRenderedPageBreak/>
        <w:t xml:space="preserve">Learning Curves: </w:t>
      </w:r>
      <w:proofErr w:type="spellStart"/>
      <w:r w:rsidRPr="00FF01A5">
        <w:t>Analysing</w:t>
      </w:r>
      <w:proofErr w:type="spellEnd"/>
      <w:r w:rsidRPr="00FF01A5">
        <w:t xml:space="preserve"> Pace and Challenge in Four Successful Puzzle Games</w:t>
      </w:r>
      <w:r>
        <w:t xml:space="preserve"> </w:t>
      </w:r>
    </w:p>
    <w:p w14:paraId="0A25A361" w14:textId="77777777" w:rsidR="00817042" w:rsidRDefault="00817042" w:rsidP="00817042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งานวิจัยนี้พิจารณาส่วนหนึ่งของการออกแบบเกมที่เป็นสิ่งสำคัญในการเรียนรู้วิธีการเล่นเกม และความสนุกของเกม สิ่งนั้นคือความเร็วที่ผู้เล่นจะเจอกับความท้าทาย หรือความยากของเกม คำถามนี้มีการถกเถียงและวิเคราะห์กันอย่างมากมายโดยผู้ออกแบบเกม หรือผู้วิจัยต่างๆ โดยมองจากหลากหลายมุมมอง และได้มีการเข้าใจกันว่าความท้าทายของเกม ควรจะเทียบเท่าความชำนาญของผู้เล่น และควรจะเพิ่มขึ้น เมื่อความชำนาญของผู้เล่นเพิ่มขึ้น </w:t>
      </w:r>
    </w:p>
    <w:p w14:paraId="60F973B6" w14:textId="77777777" w:rsidR="00817042" w:rsidRDefault="00817042" w:rsidP="00817042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การวิเคราะห์ความเร็ว และความท้าทายของเกมในงานวิจัยนี้ จะเน้นการวิเคราะห์ทางปฏิบัติเพื่อทำความเข้าใจการแก้ไขปัญหาโดยใช้จิตวิทยาในการวิเคราะห์พฤติกรรม โดยส่วนใหญ่จะเป็นการนำพฤติกรรมที่ทราบอยู่แล้ว มาใช้งานร่วมกัน เกมจึงต้องมีโครงสร้างที่ช่วยผู้เล่นแก้ปัญหา กล่าวคือ ก่อนที่ผู้เล่นเรียนรู้สิ่งที่ซับซ้อนของเกม ผู้เล่นควรจะรู้ส่วนประกอบต่างๆ ของสิ่งซับซ้อนก่อนที่จะนำมารวมกัน นี่เป็นพื้นฐานการออกแบบของเกมที่นำมาวิเคราะห์ในงานวิจัยนี้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และจะวิเคราะห์ความซับซ้อนของเกมที่เปลี่ยนแปลงเมื่อเล่นด่านที่ยากขึ้น และจะเกี่ยวข้องกับการแนะนำหรือสอนสิ่งใหม่ในเกม</w:t>
      </w:r>
    </w:p>
    <w:p w14:paraId="5CD90527" w14:textId="77777777" w:rsidR="00817042" w:rsidRDefault="00817042" w:rsidP="00817042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งานวิจัยนี้ได้พบว่าเกมแก้ไขปัญหาที่ได้รับความนิยม ที่มีพื้นฐานการเรียนรู้เกมและนำไปใช้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มีแนวโน้มที่จะสอนผู้เล่นอย่างมีระบบ ทุกเกมที่นำมาวิเคราะห์จะมีบางอย่างที่เหมือนกันอยู่ คือ 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เกมจะแนะนำส่วนประกอบต่างๆ แยกกัน ผ่านการแก้ปัญหาง่ายๆ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หลังจากนั้นจะให้ใช้ส่วนประกอบใหม่ ร่วมกับส่วนประกอบที่รู้อยู่แล้ว และความซับซ้อนของแต่ละด่านจะเพิ่มขึ้น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เรื่อยๆ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จนกว่าจะแนะนำส่วนประกอบอื่นๆ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0CA78290" w14:textId="5F66D3D5" w:rsidR="00817042" w:rsidRDefault="00687DB7" w:rsidP="0081704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6D98180" wp14:editId="45517C8C">
            <wp:extent cx="3545457" cy="3159290"/>
            <wp:effectExtent l="0" t="0" r="0" b="3175"/>
            <wp:docPr id="21393" name="Picture 21393" descr="Chart, line 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" name="Picture 21393" descr="Chart, line 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1425" cy="317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762D" w14:textId="0EAE2BF4" w:rsidR="00817042" w:rsidRDefault="00817042" w:rsidP="0081704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จำนวนการกระทำขั้นต่ำของผู้เล่น</w:t>
      </w:r>
      <w:r>
        <w:rPr>
          <w:rFonts w:ascii="TH Sarabun New" w:hAnsi="TH Sarabun New" w:cs="TH Sarabun New"/>
          <w:sz w:val="32"/>
          <w:szCs w:val="32"/>
        </w:rPr>
        <w:t xml:space="preserve"> (minimum player action) 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ที่</w:t>
      </w:r>
      <w:r>
        <w:rPr>
          <w:rFonts w:ascii="TH Sarabun New" w:hAnsi="TH Sarabun New" w:cs="TH Sarabun New" w:hint="cs"/>
          <w:sz w:val="32"/>
          <w:szCs w:val="32"/>
          <w:cs/>
        </w:rPr>
        <w:t>ใช้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ในการไขปริศนา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ในเกม </w:t>
      </w:r>
      <w:r w:rsidRPr="00F36561">
        <w:rPr>
          <w:rFonts w:ascii="TH Sarabun New" w:hAnsi="TH Sarabun New" w:cs="TH Sarabun New"/>
          <w:sz w:val="32"/>
          <w:szCs w:val="32"/>
        </w:rPr>
        <w:t>Portal (</w:t>
      </w:r>
      <w:r>
        <w:rPr>
          <w:rFonts w:ascii="TH Sarabun New" w:hAnsi="TH Sarabun New" w:cs="TH Sarabun New" w:hint="cs"/>
          <w:sz w:val="32"/>
          <w:szCs w:val="32"/>
          <w:cs/>
        </w:rPr>
        <w:t>ส่วนบน</w:t>
      </w:r>
      <w:r w:rsidRPr="00F36561">
        <w:rPr>
          <w:rFonts w:ascii="TH Sarabun New" w:hAnsi="TH Sarabun New" w:cs="TH Sarabun New"/>
          <w:sz w:val="32"/>
          <w:szCs w:val="32"/>
        </w:rPr>
        <w:t>) and Portal 2 (</w:t>
      </w:r>
      <w:r>
        <w:rPr>
          <w:rFonts w:ascii="TH Sarabun New" w:hAnsi="TH Sarabun New" w:cs="TH Sarabun New" w:hint="cs"/>
          <w:sz w:val="32"/>
          <w:szCs w:val="32"/>
          <w:cs/>
        </w:rPr>
        <w:t>ส่วนล่าง</w:t>
      </w:r>
      <w:r w:rsidRPr="00F36561">
        <w:rPr>
          <w:rFonts w:ascii="TH Sarabun New" w:hAnsi="TH Sarabun New" w:cs="TH Sarabun New"/>
          <w:sz w:val="32"/>
          <w:szCs w:val="32"/>
        </w:rPr>
        <w:t>)</w:t>
      </w:r>
    </w:p>
    <w:p w14:paraId="23EA681A" w14:textId="0266A50C" w:rsidR="00817042" w:rsidRDefault="00687DB7" w:rsidP="0081704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595169">
        <w:rPr>
          <w:rFonts w:ascii="TH Sarabun New" w:hAnsi="TH Sarabun New" w:cs="TH Sarabun New"/>
          <w:noProof/>
          <w:sz w:val="36"/>
          <w:szCs w:val="48"/>
        </w:rPr>
        <w:lastRenderedPageBreak/>
        <w:drawing>
          <wp:inline distT="0" distB="0" distL="0" distR="0" wp14:anchorId="36D67F26" wp14:editId="25FDDA35">
            <wp:extent cx="3642542" cy="3347049"/>
            <wp:effectExtent l="0" t="0" r="0" b="6350"/>
            <wp:docPr id="21395" name="Picture 21395" descr="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" name="Picture 21395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672" cy="33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96B" w14:textId="7F6DD1F8" w:rsidR="00817042" w:rsidRDefault="00817042" w:rsidP="0081704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จำนวนการกระทำขั้นต่ำของผู้เล่น</w:t>
      </w:r>
      <w:r>
        <w:rPr>
          <w:rFonts w:ascii="TH Sarabun New" w:hAnsi="TH Sarabun New" w:cs="TH Sarabun New"/>
          <w:sz w:val="32"/>
          <w:szCs w:val="32"/>
        </w:rPr>
        <w:t xml:space="preserve"> (minimum player action) 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ที่</w:t>
      </w:r>
      <w:r>
        <w:rPr>
          <w:rFonts w:ascii="TH Sarabun New" w:hAnsi="TH Sarabun New" w:cs="TH Sarabun New" w:hint="cs"/>
          <w:sz w:val="32"/>
          <w:szCs w:val="32"/>
          <w:cs/>
        </w:rPr>
        <w:t>ใช้</w:t>
      </w:r>
      <w:r w:rsidRPr="00F36561">
        <w:rPr>
          <w:rFonts w:ascii="TH Sarabun New" w:hAnsi="TH Sarabun New" w:cs="TH Sarabun New" w:hint="cs"/>
          <w:sz w:val="32"/>
          <w:szCs w:val="32"/>
          <w:cs/>
        </w:rPr>
        <w:t>ในการไขปริศนา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ในเกม </w:t>
      </w:r>
      <w:r>
        <w:rPr>
          <w:rFonts w:ascii="TH Sarabun New" w:hAnsi="TH Sarabun New" w:cs="TH Sarabun New"/>
          <w:sz w:val="32"/>
          <w:szCs w:val="32"/>
        </w:rPr>
        <w:t>Braid</w:t>
      </w:r>
      <w:r w:rsidRPr="00F36561"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ส่วนบน</w:t>
      </w:r>
      <w:r w:rsidRPr="00F36561">
        <w:rPr>
          <w:rFonts w:ascii="TH Sarabun New" w:hAnsi="TH Sarabun New" w:cs="TH Sarabun New"/>
          <w:sz w:val="32"/>
          <w:szCs w:val="32"/>
        </w:rPr>
        <w:t xml:space="preserve">) and </w:t>
      </w:r>
      <w:r>
        <w:rPr>
          <w:rFonts w:ascii="TH Sarabun New" w:hAnsi="TH Sarabun New" w:cs="TH Sarabun New"/>
          <w:sz w:val="32"/>
          <w:szCs w:val="32"/>
        </w:rPr>
        <w:t>Lemmings</w:t>
      </w:r>
      <w:r w:rsidRPr="00F36561">
        <w:rPr>
          <w:rFonts w:ascii="TH Sarabun New" w:hAnsi="TH Sarabun New" w:cs="TH Sarabun New"/>
          <w:sz w:val="32"/>
          <w:szCs w:val="32"/>
        </w:rPr>
        <w:t xml:space="preserve"> (</w:t>
      </w:r>
      <w:r>
        <w:rPr>
          <w:rFonts w:ascii="TH Sarabun New" w:hAnsi="TH Sarabun New" w:cs="TH Sarabun New" w:hint="cs"/>
          <w:sz w:val="32"/>
          <w:szCs w:val="32"/>
          <w:cs/>
        </w:rPr>
        <w:t>ส่วนล่าง</w:t>
      </w:r>
      <w:r w:rsidRPr="00F36561">
        <w:rPr>
          <w:rFonts w:ascii="TH Sarabun New" w:hAnsi="TH Sarabun New" w:cs="TH Sarabun New"/>
          <w:sz w:val="32"/>
          <w:szCs w:val="32"/>
        </w:rPr>
        <w:t>)</w:t>
      </w:r>
    </w:p>
    <w:p w14:paraId="514AAE72" w14:textId="77777777" w:rsidR="00C672ED" w:rsidRDefault="00C672ED" w:rsidP="00817042">
      <w:pPr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F2BB1E3" w14:textId="77777777" w:rsidR="00422C47" w:rsidRDefault="00422C47" w:rsidP="00422C47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9DD4334" wp14:editId="64D03F29">
            <wp:extent cx="2865600" cy="1612495"/>
            <wp:effectExtent l="0" t="0" r="0" b="698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6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DFB0AE" wp14:editId="2B7127D4">
            <wp:extent cx="2865600" cy="1612178"/>
            <wp:effectExtent l="0" t="0" r="0" b="762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161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93AF" w14:textId="7E5B6D0B" w:rsidR="00422C47" w:rsidRDefault="00422C47" w:rsidP="00422C47">
      <w:pPr>
        <w:jc w:val="center"/>
        <w:rPr>
          <w:rFonts w:ascii="TH Sarabun New" w:hAnsi="TH Sarabun New" w:cs="TH Sarabun New"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Portal 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(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ซ้าย</w:t>
      </w:r>
      <w:r>
        <w:rPr>
          <w:rFonts w:ascii="TH Sarabun New" w:hAnsi="TH Sarabun New" w:cs="TH Sarabun New"/>
          <w:b/>
          <w:bCs/>
          <w:sz w:val="32"/>
          <w:szCs w:val="32"/>
        </w:rPr>
        <w:t>)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Braid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(ขวา)</w:t>
      </w:r>
    </w:p>
    <w:p w14:paraId="6270AE34" w14:textId="77777777" w:rsidR="00C672ED" w:rsidRDefault="00C672ED" w:rsidP="00817042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56590607" w14:textId="4E80ADAC" w:rsidR="00422C47" w:rsidRPr="00C672ED" w:rsidRDefault="00817042" w:rsidP="00C672ED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งานวิจัยนี้ รวมกับงานวิจัยอื่นๆในด้านการออกแบบเกม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ทำให้เห็นการออกแบบความเร็วการเพิ่มขี้นของความซับซ้อน หรือความยากของเกมอย่างเหมาะสม โดยนักออกแบบเกมควรออกแบบเกมโดยเมื่อผู้เล่นเจอกับส่วนประกอบใหม่ของเกม และนำส่วนประกอบนั้นๆ ไปฝึกซ้อมกับส่วนประกอบอื่นๆของเกมที่ผู้เล่นรู้อยู่แล้ว ทำให้ผู้เล่นมีความรู้เกี่ยวกับเกมเพิ่มขึ้น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เรื่อยๆ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จนจะได้ใช้ความรู้ทั้งหมดในปัญหาเดียว</w:t>
      </w:r>
    </w:p>
    <w:p w14:paraId="6A432F94" w14:textId="77777777" w:rsidR="00C672ED" w:rsidRDefault="00C672E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4830D262" w14:textId="39937D85" w:rsidR="00817042" w:rsidRPr="00AD1622" w:rsidRDefault="00817042" w:rsidP="00817042">
      <w:pPr>
        <w:ind w:firstLine="426"/>
        <w:rPr>
          <w:rFonts w:ascii="TH Sarabun New" w:hAnsi="TH Sarabun New" w:cs="TH Sarabun New"/>
          <w:b/>
          <w:bCs/>
          <w:sz w:val="32"/>
          <w:szCs w:val="32"/>
        </w:rPr>
      </w:pPr>
      <w:r w:rsidRPr="00337D35">
        <w:rPr>
          <w:rFonts w:ascii="TH Sarabun New" w:hAnsi="TH Sarabun New" w:cs="TH Sarabun New"/>
          <w:b/>
          <w:bCs/>
          <w:sz w:val="32"/>
          <w:szCs w:val="32"/>
        </w:rPr>
        <w:lastRenderedPageBreak/>
        <w:t>Transhistorical perspective of the puzzle video game genre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1403E6ED" w14:textId="77777777" w:rsidR="00817042" w:rsidRDefault="00817042" w:rsidP="008170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ช่วงเริ่มต้นเกมแนวปริศนาจะแบ่งได้เป็น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ประเภท คือ</w:t>
      </w:r>
    </w:p>
    <w:p w14:paraId="74BEC618" w14:textId="77777777" w:rsidR="00817042" w:rsidRPr="00177968" w:rsidRDefault="00817042" w:rsidP="00817042">
      <w:pPr>
        <w:pStyle w:val="ListParagraph"/>
        <w:numPr>
          <w:ilvl w:val="0"/>
          <w:numId w:val="19"/>
        </w:numPr>
        <w:spacing w:after="120" w:line="264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เกมที่เน้นใช้เพื่อการเรียนรู้ หรือใช้ความจำ เกมประเภทนี้มีอยู่เพื่อป้องกันเกมจาก</w:t>
      </w:r>
      <w:r w:rsidRPr="00E30142">
        <w:rPr>
          <w:rFonts w:ascii="TH Sarabun New" w:hAnsi="TH Sarabun New" w:cs="TH Sarabun New"/>
          <w:sz w:val="32"/>
          <w:szCs w:val="32"/>
          <w:cs/>
        </w:rPr>
        <w:t>ข้อครหา</w:t>
      </w:r>
      <w:r>
        <w:rPr>
          <w:rFonts w:ascii="TH Sarabun New" w:hAnsi="TH Sarabun New" w:cs="TH Sarabun New" w:hint="cs"/>
          <w:sz w:val="32"/>
          <w:szCs w:val="32"/>
          <w:cs/>
        </w:rPr>
        <w:t>ที่ทำให้เกิดความรุนแรงและหายนะอื่นๆ</w:t>
      </w:r>
    </w:p>
    <w:p w14:paraId="55C2892B" w14:textId="77777777" w:rsidR="00817042" w:rsidRDefault="00817042" w:rsidP="00817042">
      <w:pPr>
        <w:pStyle w:val="ListParagraph"/>
        <w:numPr>
          <w:ilvl w:val="0"/>
          <w:numId w:val="19"/>
        </w:numPr>
        <w:spacing w:after="120" w:line="264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เกมแบบดั้งเดิมที่นำมาสร้างในโลกดิจิทัล เช่นเกมพวก </w:t>
      </w:r>
      <w:r>
        <w:rPr>
          <w:rFonts w:ascii="TH Sarabun New" w:hAnsi="TH Sarabun New" w:cs="TH Sarabun New"/>
          <w:sz w:val="32"/>
          <w:szCs w:val="32"/>
        </w:rPr>
        <w:t>Mahjong, Dominoes, Rubik’s cube ,</w:t>
      </w:r>
      <w:r>
        <w:rPr>
          <w:rFonts w:ascii="TH Sarabun New" w:hAnsi="TH Sarabun New" w:cs="TH Sarabun New" w:hint="cs"/>
          <w:sz w:val="32"/>
          <w:szCs w:val="32"/>
          <w:cs/>
        </w:rPr>
        <w:t>หรือหมากรุก เกมเหล่านี้จะเป็นเกมที่บังคับให้ผู้เล่นคิด จึงจัดอยู่ในเกมแนวปริศนาเช่นกัน</w:t>
      </w:r>
    </w:p>
    <w:p w14:paraId="2315199A" w14:textId="77777777" w:rsidR="00817042" w:rsidRPr="00873F44" w:rsidRDefault="00817042" w:rsidP="00817042">
      <w:pPr>
        <w:pStyle w:val="ListParagraph"/>
        <w:numPr>
          <w:ilvl w:val="0"/>
          <w:numId w:val="19"/>
        </w:numPr>
        <w:spacing w:after="120" w:line="264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เกมที่สร้างขึ้นโดยผู้พัฒนาเป็นงานอดิเรก และนี่เป็นประเภทที่ส่งผลต่อวงการเกมแนวปริศนาเป็นอย่างมาก เช่นเกม </w:t>
      </w:r>
      <w:r w:rsidRPr="00E30303">
        <w:rPr>
          <w:rFonts w:ascii="TH Sarabun New" w:hAnsi="TH Sarabun New" w:cs="TH Sarabun New"/>
          <w:sz w:val="32"/>
          <w:szCs w:val="32"/>
        </w:rPr>
        <w:t xml:space="preserve">Over the eighties </w:t>
      </w:r>
      <w:proofErr w:type="spellStart"/>
      <w:r w:rsidRPr="00957882">
        <w:rPr>
          <w:rFonts w:ascii="TH Sarabun New" w:eastAsia="Times New Roman" w:hAnsi="TH Sarabun New" w:cs="TH Sarabun New"/>
          <w:sz w:val="32"/>
          <w:szCs w:val="32"/>
        </w:rPr>
        <w:t>Heiankyo</w:t>
      </w:r>
      <w:proofErr w:type="spellEnd"/>
      <w:r w:rsidRPr="00957882">
        <w:rPr>
          <w:rFonts w:ascii="TH Sarabun New" w:eastAsia="Times New Roman" w:hAnsi="TH Sarabun New" w:cs="TH Sarabun New"/>
          <w:sz w:val="32"/>
          <w:szCs w:val="32"/>
        </w:rPr>
        <w:t xml:space="preserve"> Alien </w:t>
      </w:r>
      <w:r w:rsidRPr="00E30303">
        <w:rPr>
          <w:rFonts w:ascii="TH Sarabun New" w:hAnsi="TH Sarabun New" w:cs="TH Sarabun New"/>
          <w:sz w:val="32"/>
          <w:szCs w:val="32"/>
        </w:rPr>
        <w:t>(</w:t>
      </w:r>
      <w:r w:rsidRPr="00E30303">
        <w:rPr>
          <w:rFonts w:ascii="TH Sarabun New" w:hAnsi="TH Sarabun New" w:cs="TH Sarabun New"/>
          <w:sz w:val="32"/>
          <w:szCs w:val="32"/>
          <w:cs/>
        </w:rPr>
        <w:t>1980)</w:t>
      </w:r>
      <w:r w:rsidRPr="00E30303">
        <w:rPr>
          <w:rFonts w:ascii="TH Sarabun New" w:hAnsi="TH Sarabun New" w:cs="TH Sarabun New"/>
          <w:sz w:val="32"/>
          <w:szCs w:val="32"/>
        </w:rPr>
        <w:t>, Sokoban (</w:t>
      </w:r>
      <w:r w:rsidRPr="00E30303">
        <w:rPr>
          <w:rFonts w:ascii="TH Sarabun New" w:hAnsi="TH Sarabun New" w:cs="TH Sarabun New"/>
          <w:sz w:val="32"/>
          <w:szCs w:val="32"/>
          <w:cs/>
        </w:rPr>
        <w:t>1981)</w:t>
      </w:r>
      <w:r w:rsidRPr="00E30303">
        <w:rPr>
          <w:rFonts w:ascii="TH Sarabun New" w:hAnsi="TH Sarabun New" w:cs="TH Sarabun New"/>
          <w:sz w:val="32"/>
          <w:szCs w:val="32"/>
        </w:rPr>
        <w:t xml:space="preserve">, Door </w:t>
      </w:r>
      <w:proofErr w:type="spellStart"/>
      <w:r w:rsidRPr="00E30303">
        <w:rPr>
          <w:rFonts w:ascii="TH Sarabun New" w:hAnsi="TH Sarabun New" w:cs="TH Sarabun New"/>
          <w:sz w:val="32"/>
          <w:szCs w:val="32"/>
        </w:rPr>
        <w:t>Door</w:t>
      </w:r>
      <w:proofErr w:type="spellEnd"/>
      <w:r w:rsidRPr="00E30303">
        <w:rPr>
          <w:rFonts w:ascii="TH Sarabun New" w:hAnsi="TH Sarabun New" w:cs="TH Sarabun New"/>
          <w:sz w:val="32"/>
          <w:szCs w:val="32"/>
        </w:rPr>
        <w:t xml:space="preserve"> (</w:t>
      </w:r>
      <w:r w:rsidRPr="00E30303">
        <w:rPr>
          <w:rFonts w:ascii="TH Sarabun New" w:hAnsi="TH Sarabun New" w:cs="TH Sarabun New"/>
          <w:sz w:val="32"/>
          <w:szCs w:val="32"/>
          <w:cs/>
        </w:rPr>
        <w:t>1983)</w:t>
      </w:r>
      <w:r w:rsidRPr="00E30303">
        <w:rPr>
          <w:rFonts w:ascii="TH Sarabun New" w:hAnsi="TH Sarabun New" w:cs="TH Sarabun New"/>
          <w:sz w:val="32"/>
          <w:szCs w:val="32"/>
        </w:rPr>
        <w:t>, Lode Runner (</w:t>
      </w:r>
      <w:r w:rsidRPr="00E30303">
        <w:rPr>
          <w:rFonts w:ascii="TH Sarabun New" w:hAnsi="TH Sarabun New" w:cs="TH Sarabun New"/>
          <w:sz w:val="32"/>
          <w:szCs w:val="32"/>
          <w:cs/>
        </w:rPr>
        <w:t>1983)</w:t>
      </w:r>
      <w:r w:rsidRPr="00E30303">
        <w:rPr>
          <w:rFonts w:ascii="TH Sarabun New" w:hAnsi="TH Sarabun New" w:cs="TH Sarabun New"/>
          <w:sz w:val="32"/>
          <w:szCs w:val="32"/>
        </w:rPr>
        <w:t>, Tetris (</w:t>
      </w:r>
      <w:r w:rsidRPr="00E30303">
        <w:rPr>
          <w:rFonts w:ascii="TH Sarabun New" w:hAnsi="TH Sarabun New" w:cs="TH Sarabun New"/>
          <w:sz w:val="32"/>
          <w:szCs w:val="32"/>
          <w:cs/>
        </w:rPr>
        <w:t>1984)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E30303">
        <w:rPr>
          <w:rFonts w:ascii="TH Sarabun New" w:hAnsi="TH Sarabun New" w:cs="TH Sarabun New"/>
          <w:sz w:val="32"/>
          <w:szCs w:val="32"/>
        </w:rPr>
        <w:t xml:space="preserve"> Chain-Shot! (</w:t>
      </w:r>
      <w:r w:rsidRPr="00E30303">
        <w:rPr>
          <w:rFonts w:ascii="TH Sarabun New" w:hAnsi="TH Sarabun New" w:cs="TH Sarabun New"/>
          <w:sz w:val="32"/>
          <w:szCs w:val="32"/>
          <w:cs/>
        </w:rPr>
        <w:t>1985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เกมพวกนี้ได้พัฒนาโดยผู้พัฒนาเกมทีมเล็กๆ หรือเรียกว่าผู้พัฒนาอินดี้</w:t>
      </w:r>
      <w:r w:rsidRPr="00873F44">
        <w:rPr>
          <w:rFonts w:ascii="TH Sarabun New" w:hAnsi="TH Sarabun New" w:cs="TH Sarabun New" w:hint="cs"/>
          <w:sz w:val="32"/>
          <w:szCs w:val="32"/>
          <w:cs/>
        </w:rPr>
        <w:t xml:space="preserve"> ซึ่งส่วนใหญ่อยู่ในประเทศญี่ปุ่น</w:t>
      </w:r>
    </w:p>
    <w:p w14:paraId="7B8400C2" w14:textId="77777777" w:rsidR="00817042" w:rsidRDefault="00817042" w:rsidP="00817042">
      <w:pPr>
        <w:rPr>
          <w:rFonts w:ascii="TH Sarabun New" w:hAnsi="TH Sarabun New" w:cs="TH Sarabun New"/>
          <w:sz w:val="32"/>
          <w:szCs w:val="32"/>
        </w:rPr>
      </w:pPr>
      <w:r w:rsidRPr="00873F44">
        <w:rPr>
          <w:rFonts w:ascii="TH Sarabun New" w:hAnsi="TH Sarabun New" w:cs="TH Sarabun New"/>
          <w:sz w:val="32"/>
          <w:szCs w:val="32"/>
        </w:rPr>
        <w:t>Tetris</w:t>
      </w:r>
      <w:r w:rsidRPr="00873F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เป็นเกมที่ได้รับการยอมรับว่ามีอิทธิพลต่อวงการเกมปริศนากับคนทั่วไปมาก แต่ก็ไม่ใช่ว่า </w:t>
      </w:r>
      <w:r>
        <w:rPr>
          <w:rFonts w:ascii="TH Sarabun New" w:hAnsi="TH Sarabun New" w:cs="TH Sarabun New"/>
          <w:sz w:val="32"/>
          <w:szCs w:val="32"/>
        </w:rPr>
        <w:t xml:space="preserve">Tetris </w:t>
      </w:r>
      <w:r>
        <w:rPr>
          <w:rFonts w:ascii="TH Sarabun New" w:hAnsi="TH Sarabun New" w:cs="TH Sarabun New" w:hint="cs"/>
          <w:sz w:val="32"/>
          <w:szCs w:val="32"/>
          <w:cs/>
        </w:rPr>
        <w:t>เป็นเกมปริศนาที่ดีเพราะต้องใช้การตอบสนองของผู้เล่นมากกว่าการใช้กลยุทธ์ในการแก้ปัญหา</w:t>
      </w:r>
    </w:p>
    <w:p w14:paraId="48F1FD93" w14:textId="4F63AAB6" w:rsidR="00C672ED" w:rsidRDefault="00E43A13" w:rsidP="00E43A1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0A281B4" wp14:editId="47564A74">
            <wp:extent cx="3164619" cy="235569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945" cy="23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C515" w14:textId="64AEAFB6" w:rsidR="00EB1A7F" w:rsidRPr="00873F44" w:rsidRDefault="00EB1A7F" w:rsidP="00EB1A7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sz w:val="32"/>
          <w:szCs w:val="32"/>
        </w:rPr>
        <w:t>Tetris</w:t>
      </w:r>
    </w:p>
    <w:p w14:paraId="121E0E30" w14:textId="77777777" w:rsidR="00817042" w:rsidRDefault="00817042" w:rsidP="00817042">
      <w:pPr>
        <w:spacing w:after="0"/>
        <w:ind w:left="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ยุคต่อมาเกมแนวนี้เริ่มที่จะย้ายจากเครื่องเล่นเกมที่บ้านเป็นเครื่องเล่นเกมพกพาด้วยความที่เป็นเกมที่มีความรวดเร็ว ทั้งยังมีการการเปิดตัวของ </w:t>
      </w:r>
      <w:r>
        <w:rPr>
          <w:rFonts w:ascii="TH Sarabun New" w:hAnsi="TH Sarabun New" w:cs="TH Sarabun New"/>
          <w:sz w:val="32"/>
          <w:szCs w:val="32"/>
        </w:rPr>
        <w:t xml:space="preserve">Game Boy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Game Gear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ทำให้เกิดเกมต่างๆมากมายเช่น </w:t>
      </w:r>
      <w:proofErr w:type="spellStart"/>
      <w:r w:rsidRPr="005967FB">
        <w:rPr>
          <w:rFonts w:ascii="TH Sarabun New" w:eastAsia="Times New Roman" w:hAnsi="TH Sarabun New" w:cs="TH Sarabun New"/>
          <w:i/>
          <w:sz w:val="32"/>
          <w:szCs w:val="32"/>
        </w:rPr>
        <w:t>Klax</w:t>
      </w:r>
      <w:proofErr w:type="spellEnd"/>
      <w:r w:rsidRPr="005967FB">
        <w:rPr>
          <w:rFonts w:ascii="TH Sarabun New" w:eastAsia="Times New Roman" w:hAnsi="TH Sarabun New" w:cs="TH Sarabun New"/>
          <w:i/>
          <w:sz w:val="32"/>
          <w:szCs w:val="32"/>
        </w:rPr>
        <w:t xml:space="preserve"> </w:t>
      </w:r>
      <w:r w:rsidRPr="005967FB">
        <w:rPr>
          <w:rFonts w:ascii="TH Sarabun New" w:hAnsi="TH Sarabun New" w:cs="TH Sarabun New"/>
          <w:sz w:val="32"/>
          <w:szCs w:val="32"/>
        </w:rPr>
        <w:t>(1989),</w:t>
      </w:r>
      <w:r w:rsidRPr="005967F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967FB">
        <w:rPr>
          <w:rFonts w:ascii="TH Sarabun New" w:eastAsia="Times New Roman" w:hAnsi="TH Sarabun New" w:cs="TH Sarabun New"/>
          <w:i/>
          <w:sz w:val="32"/>
          <w:szCs w:val="32"/>
        </w:rPr>
        <w:t xml:space="preserve">Columns </w:t>
      </w:r>
      <w:r w:rsidRPr="005967FB">
        <w:rPr>
          <w:rFonts w:ascii="TH Sarabun New" w:hAnsi="TH Sarabun New" w:cs="TH Sarabun New"/>
          <w:sz w:val="32"/>
          <w:szCs w:val="32"/>
        </w:rPr>
        <w:t>(1990)</w:t>
      </w:r>
      <w:r>
        <w:rPr>
          <w:rFonts w:ascii="TH Sarabun New" w:hAnsi="TH Sarabun New" w:cs="TH Sarabun New"/>
          <w:sz w:val="32"/>
          <w:szCs w:val="32"/>
        </w:rPr>
        <w:t>,</w:t>
      </w:r>
      <w:r w:rsidRPr="005967F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5967FB">
        <w:rPr>
          <w:rFonts w:ascii="TH Sarabun New" w:hAnsi="TH Sarabun New" w:cs="TH Sarabun New"/>
          <w:sz w:val="32"/>
          <w:szCs w:val="32"/>
        </w:rPr>
        <w:t>Wonderswan</w:t>
      </w:r>
      <w:proofErr w:type="spellEnd"/>
      <w:r w:rsidRPr="005967FB">
        <w:rPr>
          <w:rFonts w:ascii="TH Sarabun New" w:hAnsi="TH Sarabun New" w:cs="TH Sarabun New"/>
          <w:sz w:val="32"/>
          <w:szCs w:val="32"/>
        </w:rPr>
        <w:t xml:space="preserve"> (</w:t>
      </w:r>
      <w:proofErr w:type="spellStart"/>
      <w:r w:rsidRPr="005967FB">
        <w:rPr>
          <w:rFonts w:ascii="TH Sarabun New" w:eastAsia="Times New Roman" w:hAnsi="TH Sarabun New" w:cs="TH Sarabun New"/>
          <w:i/>
          <w:sz w:val="32"/>
          <w:szCs w:val="32"/>
        </w:rPr>
        <w:t>Gunpey</w:t>
      </w:r>
      <w:proofErr w:type="spellEnd"/>
      <w:r w:rsidRPr="005967FB">
        <w:rPr>
          <w:rFonts w:ascii="TH Sarabun New" w:hAnsi="TH Sarabun New" w:cs="TH Sarabun New"/>
          <w:sz w:val="32"/>
          <w:szCs w:val="32"/>
        </w:rPr>
        <w:t>, 1999), PSP (</w:t>
      </w:r>
      <w:r w:rsidRPr="005967FB">
        <w:rPr>
          <w:rFonts w:ascii="TH Sarabun New" w:eastAsia="Times New Roman" w:hAnsi="TH Sarabun New" w:cs="TH Sarabun New"/>
          <w:i/>
          <w:sz w:val="32"/>
          <w:szCs w:val="32"/>
        </w:rPr>
        <w:t>Lumines</w:t>
      </w:r>
      <w:r w:rsidRPr="005967FB">
        <w:rPr>
          <w:rFonts w:ascii="TH Sarabun New" w:hAnsi="TH Sarabun New" w:cs="TH Sarabun New"/>
          <w:sz w:val="32"/>
          <w:szCs w:val="32"/>
        </w:rPr>
        <w:t>, 2004)</w:t>
      </w:r>
      <w:r w:rsidRPr="00AD6121">
        <w:rPr>
          <w:rFonts w:ascii="Segoe UI" w:hAnsi="Segoe UI" w:cs="Segoe UI"/>
          <w:sz w:val="24"/>
          <w:szCs w:val="40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แต่ก็ยังมีเกมปริศนาให้เล่นบน </w:t>
      </w:r>
      <w:r>
        <w:rPr>
          <w:rFonts w:ascii="TH Sarabun New" w:hAnsi="TH Sarabun New" w:cs="TH Sarabun New"/>
          <w:sz w:val="32"/>
          <w:szCs w:val="32"/>
        </w:rPr>
        <w:t xml:space="preserve">Home Console  </w:t>
      </w:r>
      <w:r>
        <w:rPr>
          <w:rFonts w:ascii="TH Sarabun New" w:hAnsi="TH Sarabun New" w:cs="TH Sarabun New" w:hint="cs"/>
          <w:sz w:val="32"/>
          <w:szCs w:val="32"/>
          <w:cs/>
        </w:rPr>
        <w:t>อย่าง</w:t>
      </w:r>
      <w:r>
        <w:rPr>
          <w:rFonts w:ascii="TH Sarabun New" w:hAnsi="TH Sarabun New" w:cs="TH Sarabun New"/>
          <w:sz w:val="32"/>
          <w:szCs w:val="32"/>
        </w:rPr>
        <w:t xml:space="preserve"> Super Nintendo Entertainment System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sz w:val="32"/>
          <w:szCs w:val="32"/>
        </w:rPr>
        <w:t xml:space="preserve">Sega Mega Drive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มีเกมเช่น </w:t>
      </w:r>
      <w:r w:rsidRPr="001C2DD2">
        <w:rPr>
          <w:rFonts w:ascii="TH Sarabun New" w:hAnsi="TH Sarabun New" w:cs="TH Sarabun New"/>
          <w:sz w:val="32"/>
          <w:szCs w:val="32"/>
        </w:rPr>
        <w:t xml:space="preserve">Panel de </w:t>
      </w:r>
      <w:proofErr w:type="spellStart"/>
      <w:r w:rsidRPr="001C2DD2">
        <w:rPr>
          <w:rFonts w:ascii="TH Sarabun New" w:hAnsi="TH Sarabun New" w:cs="TH Sarabun New"/>
          <w:sz w:val="32"/>
          <w:szCs w:val="32"/>
        </w:rPr>
        <w:t>Pon</w:t>
      </w:r>
      <w:proofErr w:type="spellEnd"/>
      <w:r w:rsidRPr="001C2DD2">
        <w:rPr>
          <w:rFonts w:ascii="TH Sarabun New" w:hAnsi="TH Sarabun New" w:cs="TH Sarabun New"/>
          <w:sz w:val="32"/>
          <w:szCs w:val="32"/>
        </w:rPr>
        <w:t xml:space="preserve"> (</w:t>
      </w:r>
      <w:r w:rsidRPr="001C2DD2">
        <w:rPr>
          <w:rFonts w:ascii="TH Sarabun New" w:hAnsi="TH Sarabun New" w:cs="TH Sarabun New"/>
          <w:sz w:val="32"/>
          <w:szCs w:val="32"/>
          <w:cs/>
        </w:rPr>
        <w:t>1995)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C2DD2">
        <w:rPr>
          <w:rFonts w:ascii="TH Sarabun New" w:hAnsi="TH Sarabun New" w:cs="TH Sarabun New"/>
          <w:sz w:val="32"/>
          <w:szCs w:val="32"/>
        </w:rPr>
        <w:t>Lemmings (1991)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r w:rsidRPr="001C2DD2">
        <w:rPr>
          <w:rFonts w:ascii="TH Sarabun New" w:hAnsi="TH Sarabun New" w:cs="TH Sarabun New"/>
          <w:sz w:val="32"/>
          <w:szCs w:val="32"/>
        </w:rPr>
        <w:t>The Incredible Machine (1993)</w:t>
      </w:r>
      <w:r>
        <w:rPr>
          <w:rFonts w:ascii="TH Sarabun New" w:hAnsi="TH Sarabun New" w:cs="TH Sarabun New"/>
          <w:sz w:val="32"/>
          <w:szCs w:val="32"/>
        </w:rPr>
        <w:t xml:space="preserve">, </w:t>
      </w:r>
      <w:proofErr w:type="spellStart"/>
      <w:r w:rsidRPr="001C2DD2">
        <w:rPr>
          <w:rFonts w:ascii="TH Sarabun New" w:hAnsi="TH Sarabun New" w:cs="TH Sarabun New"/>
          <w:sz w:val="32"/>
          <w:szCs w:val="32"/>
        </w:rPr>
        <w:t>Myst</w:t>
      </w:r>
      <w:proofErr w:type="spellEnd"/>
      <w:r w:rsidRPr="001C2DD2">
        <w:rPr>
          <w:rFonts w:ascii="TH Sarabun New" w:hAnsi="TH Sarabun New" w:cs="TH Sarabun New"/>
          <w:sz w:val="32"/>
          <w:szCs w:val="32"/>
        </w:rPr>
        <w:t xml:space="preserve"> (1993)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หรือว่าเกมใน </w:t>
      </w:r>
      <w:r>
        <w:rPr>
          <w:rFonts w:ascii="TH Sarabun New" w:hAnsi="TH Sarabun New" w:cs="TH Sarabun New"/>
          <w:sz w:val="32"/>
          <w:szCs w:val="32"/>
        </w:rPr>
        <w:t xml:space="preserve">Arcade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ที่เน้นการแข่งกับ </w:t>
      </w:r>
      <w:r>
        <w:rPr>
          <w:rFonts w:ascii="TH Sarabun New" w:hAnsi="TH Sarabun New" w:cs="TH Sarabun New"/>
          <w:sz w:val="32"/>
          <w:szCs w:val="32"/>
        </w:rPr>
        <w:t xml:space="preserve">AI </w:t>
      </w:r>
      <w:r>
        <w:rPr>
          <w:rFonts w:ascii="TH Sarabun New" w:hAnsi="TH Sarabun New" w:cs="TH Sarabun New" w:hint="cs"/>
          <w:sz w:val="32"/>
          <w:szCs w:val="32"/>
          <w:cs/>
        </w:rPr>
        <w:t>หรือผู้เล่นคนอื่นเพื่อเพิ่มรายได้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proofErr w:type="spellStart"/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>Puyo</w:t>
      </w:r>
      <w:proofErr w:type="spellEnd"/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 xml:space="preserve"> </w:t>
      </w:r>
      <w:proofErr w:type="spellStart"/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>Puyo</w:t>
      </w:r>
      <w:proofErr w:type="spellEnd"/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 xml:space="preserve"> </w:t>
      </w:r>
      <w:r w:rsidRPr="00957882">
        <w:rPr>
          <w:rFonts w:ascii="TH Sarabun New" w:hAnsi="TH Sarabun New" w:cs="TH Sarabun New"/>
          <w:iCs/>
          <w:sz w:val="32"/>
          <w:szCs w:val="32"/>
        </w:rPr>
        <w:t>(1992),</w:t>
      </w:r>
      <w:r w:rsidRPr="00957882">
        <w:rPr>
          <w:rFonts w:ascii="TH Sarabun New" w:hAnsi="TH Sarabun New" w:cs="TH Sarabun New"/>
          <w:iCs/>
          <w:sz w:val="32"/>
          <w:szCs w:val="32"/>
          <w:cs/>
        </w:rPr>
        <w:t xml:space="preserve"> </w:t>
      </w:r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 xml:space="preserve">Puzzle Bobble </w:t>
      </w:r>
      <w:r w:rsidRPr="00957882">
        <w:rPr>
          <w:rFonts w:ascii="TH Sarabun New" w:hAnsi="TH Sarabun New" w:cs="TH Sarabun New"/>
          <w:iCs/>
          <w:sz w:val="32"/>
          <w:szCs w:val="32"/>
        </w:rPr>
        <w:t xml:space="preserve">(1994), </w:t>
      </w:r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 xml:space="preserve">Magical Drop </w:t>
      </w:r>
      <w:r w:rsidRPr="00957882">
        <w:rPr>
          <w:rFonts w:ascii="TH Sarabun New" w:hAnsi="TH Sarabun New" w:cs="TH Sarabun New"/>
          <w:iCs/>
          <w:sz w:val="32"/>
          <w:szCs w:val="32"/>
        </w:rPr>
        <w:t xml:space="preserve">(1995), </w:t>
      </w:r>
      <w:r w:rsidRPr="00957882">
        <w:rPr>
          <w:rFonts w:ascii="TH Sarabun New" w:eastAsia="Times New Roman" w:hAnsi="TH Sarabun New" w:cs="TH Sarabun New"/>
          <w:iCs/>
          <w:sz w:val="32"/>
          <w:szCs w:val="32"/>
        </w:rPr>
        <w:t>Super Puzzle Fighter</w:t>
      </w:r>
      <w:r w:rsidRPr="00957882">
        <w:rPr>
          <w:rFonts w:ascii="TH Sarabun New" w:hAnsi="TH Sarabun New" w:cs="TH Sarabun New"/>
          <w:iCs/>
          <w:sz w:val="32"/>
          <w:szCs w:val="32"/>
        </w:rPr>
        <w:t xml:space="preserve"> (1996)</w:t>
      </w:r>
    </w:p>
    <w:p w14:paraId="2612F6B8" w14:textId="77777777" w:rsidR="00817042" w:rsidRDefault="00817042" w:rsidP="008170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ต่อมา</w:t>
      </w:r>
      <w:r>
        <w:rPr>
          <w:rFonts w:ascii="TH Sarabun New" w:hAnsi="TH Sarabun New" w:cs="TH Sarabun New"/>
          <w:sz w:val="32"/>
          <w:szCs w:val="32"/>
        </w:rPr>
        <w:t xml:space="preserve"> Game Arcade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เริ่มที่จะปิดตัวลง </w:t>
      </w:r>
      <w:r>
        <w:rPr>
          <w:rFonts w:ascii="TH Sarabun New" w:hAnsi="TH Sarabun New" w:cs="TH Sarabun New"/>
          <w:sz w:val="32"/>
          <w:szCs w:val="32"/>
        </w:rPr>
        <w:t xml:space="preserve">PlayStation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ควบคุมตลาด </w:t>
      </w:r>
      <w:r>
        <w:rPr>
          <w:rFonts w:ascii="TH Sarabun New" w:hAnsi="TH Sarabun New" w:cs="TH Sarabun New"/>
          <w:sz w:val="32"/>
          <w:szCs w:val="32"/>
        </w:rPr>
        <w:t xml:space="preserve">Game Console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ถึงแม้ว่าการไม่มีคู่แข่งจะส่งผลเสียต่อผู้บริโภค แต่ก็ทำให้ค่ายเกมได้มีการทดลองสิ่งใหม่ๆได้ง่าย เพราะสามารถขายเกมให้ทำกำไรได้ไม่ยาก มีเกมเช่น </w:t>
      </w:r>
      <w:r w:rsidRPr="00D859A7">
        <w:rPr>
          <w:rFonts w:ascii="TH Sarabun New" w:hAnsi="TH Sarabun New" w:cs="TH Sarabun New"/>
          <w:sz w:val="32"/>
          <w:szCs w:val="32"/>
        </w:rPr>
        <w:t xml:space="preserve">Intelligent </w:t>
      </w:r>
      <w:proofErr w:type="spellStart"/>
      <w:r w:rsidRPr="00D859A7">
        <w:rPr>
          <w:rFonts w:ascii="TH Sarabun New" w:hAnsi="TH Sarabun New" w:cs="TH Sarabun New"/>
          <w:sz w:val="32"/>
          <w:szCs w:val="32"/>
        </w:rPr>
        <w:t>Qube</w:t>
      </w:r>
      <w:proofErr w:type="spellEnd"/>
      <w:r w:rsidRPr="00D859A7">
        <w:rPr>
          <w:rFonts w:ascii="TH Sarabun New" w:hAnsi="TH Sarabun New" w:cs="TH Sarabun New"/>
          <w:sz w:val="32"/>
          <w:szCs w:val="32"/>
        </w:rPr>
        <w:t xml:space="preserve"> (</w:t>
      </w:r>
      <w:r w:rsidRPr="00D859A7">
        <w:rPr>
          <w:rFonts w:ascii="TH Sarabun New" w:hAnsi="TH Sarabun New" w:cs="TH Sarabun New"/>
          <w:sz w:val="32"/>
          <w:szCs w:val="32"/>
          <w:cs/>
        </w:rPr>
        <w:t>1997)</w:t>
      </w:r>
      <w:r w:rsidRPr="00D859A7">
        <w:rPr>
          <w:rFonts w:ascii="TH Sarabun New" w:hAnsi="TH Sarabun New" w:cs="TH Sarabun New"/>
          <w:sz w:val="32"/>
          <w:szCs w:val="32"/>
        </w:rPr>
        <w:t>, Devil Dice (</w:t>
      </w:r>
      <w:r w:rsidRPr="00D859A7">
        <w:rPr>
          <w:rFonts w:ascii="TH Sarabun New" w:hAnsi="TH Sarabun New" w:cs="TH Sarabun New"/>
          <w:sz w:val="32"/>
          <w:szCs w:val="32"/>
          <w:cs/>
        </w:rPr>
        <w:t>1998)</w:t>
      </w:r>
      <w:r w:rsidRPr="00D859A7">
        <w:rPr>
          <w:rFonts w:ascii="TH Sarabun New" w:hAnsi="TH Sarabun New" w:cs="TH Sarabun New"/>
          <w:sz w:val="32"/>
          <w:szCs w:val="32"/>
        </w:rPr>
        <w:t>, No One Can Stop Mr. Domino! (</w:t>
      </w:r>
      <w:r w:rsidRPr="00D859A7">
        <w:rPr>
          <w:rFonts w:ascii="TH Sarabun New" w:hAnsi="TH Sarabun New" w:cs="TH Sarabun New"/>
          <w:sz w:val="32"/>
          <w:szCs w:val="32"/>
          <w:cs/>
        </w:rPr>
        <w:t>1998)</w:t>
      </w:r>
      <w:r w:rsidRPr="00D859A7">
        <w:rPr>
          <w:rFonts w:ascii="TH Sarabun New" w:hAnsi="TH Sarabun New" w:cs="TH Sarabun New"/>
          <w:sz w:val="32"/>
          <w:szCs w:val="32"/>
        </w:rPr>
        <w:t>, Kula World (</w:t>
      </w:r>
      <w:r w:rsidRPr="00D859A7">
        <w:rPr>
          <w:rFonts w:ascii="TH Sarabun New" w:hAnsi="TH Sarabun New" w:cs="TH Sarabun New"/>
          <w:sz w:val="32"/>
          <w:szCs w:val="32"/>
          <w:cs/>
        </w:rPr>
        <w:t>1998)</w:t>
      </w:r>
      <w:r>
        <w:rPr>
          <w:rFonts w:ascii="TH Sarabun New" w:hAnsi="TH Sarabun New" w:cs="TH Sarabun New"/>
          <w:sz w:val="32"/>
          <w:szCs w:val="32"/>
        </w:rPr>
        <w:t>,</w:t>
      </w:r>
      <w:r w:rsidRPr="00D859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859A7">
        <w:rPr>
          <w:rFonts w:ascii="TH Sarabun New" w:hAnsi="TH Sarabun New" w:cs="TH Sarabun New"/>
          <w:sz w:val="32"/>
          <w:szCs w:val="32"/>
        </w:rPr>
        <w:t xml:space="preserve">Suzuki </w:t>
      </w:r>
      <w:proofErr w:type="spellStart"/>
      <w:r w:rsidRPr="00D859A7">
        <w:rPr>
          <w:rFonts w:ascii="TH Sarabun New" w:hAnsi="TH Sarabun New" w:cs="TH Sarabun New"/>
          <w:sz w:val="32"/>
          <w:szCs w:val="32"/>
        </w:rPr>
        <w:t>Bakuhatsu</w:t>
      </w:r>
      <w:proofErr w:type="spellEnd"/>
      <w:r w:rsidRPr="00D859A7">
        <w:rPr>
          <w:rFonts w:ascii="TH Sarabun New" w:hAnsi="TH Sarabun New" w:cs="TH Sarabun New"/>
          <w:sz w:val="32"/>
          <w:szCs w:val="32"/>
        </w:rPr>
        <w:t xml:space="preserve"> (</w:t>
      </w:r>
      <w:r w:rsidRPr="00D859A7">
        <w:rPr>
          <w:rFonts w:ascii="TH Sarabun New" w:hAnsi="TH Sarabun New" w:cs="TH Sarabun New"/>
          <w:sz w:val="32"/>
          <w:szCs w:val="32"/>
          <w:cs/>
        </w:rPr>
        <w:t>2000)</w:t>
      </w:r>
      <w:r>
        <w:rPr>
          <w:rFonts w:ascii="TH Sarabun New" w:hAnsi="TH Sarabun New" w:cs="TH Sarabun New"/>
          <w:sz w:val="32"/>
          <w:szCs w:val="32"/>
        </w:rPr>
        <w:t>,</w:t>
      </w:r>
      <w:r w:rsidRPr="00D859A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859A7">
        <w:rPr>
          <w:rFonts w:ascii="TH Sarabun New" w:hAnsi="TH Sarabun New" w:cs="TH Sarabun New"/>
          <w:sz w:val="32"/>
          <w:szCs w:val="32"/>
        </w:rPr>
        <w:t xml:space="preserve">Chu </w:t>
      </w:r>
      <w:proofErr w:type="spellStart"/>
      <w:r w:rsidRPr="00D859A7">
        <w:rPr>
          <w:rFonts w:ascii="TH Sarabun New" w:hAnsi="TH Sarabun New" w:cs="TH Sarabun New"/>
          <w:sz w:val="32"/>
          <w:szCs w:val="32"/>
        </w:rPr>
        <w:t>Chu</w:t>
      </w:r>
      <w:proofErr w:type="spellEnd"/>
      <w:r w:rsidRPr="00D859A7">
        <w:rPr>
          <w:rFonts w:ascii="TH Sarabun New" w:hAnsi="TH Sarabun New" w:cs="TH Sarabun New"/>
          <w:sz w:val="32"/>
          <w:szCs w:val="32"/>
        </w:rPr>
        <w:t xml:space="preserve"> Rocket! </w:t>
      </w:r>
      <w:r>
        <w:rPr>
          <w:rFonts w:ascii="TH Sarabun New" w:hAnsi="TH Sarabun New" w:cs="TH Sarabun New"/>
          <w:sz w:val="32"/>
          <w:szCs w:val="32"/>
        </w:rPr>
        <w:t>(</w:t>
      </w:r>
      <w:r w:rsidRPr="00D859A7">
        <w:rPr>
          <w:rFonts w:ascii="TH Sarabun New" w:hAnsi="TH Sarabun New" w:cs="TH Sarabun New"/>
          <w:sz w:val="32"/>
          <w:szCs w:val="32"/>
          <w:cs/>
        </w:rPr>
        <w:t>1999</w:t>
      </w:r>
      <w:r>
        <w:rPr>
          <w:rFonts w:ascii="TH Sarabun New" w:hAnsi="TH Sarabun New" w:cs="TH Sarabun New"/>
          <w:sz w:val="32"/>
          <w:szCs w:val="32"/>
        </w:rPr>
        <w:t>),</w:t>
      </w:r>
      <w:r w:rsidRPr="00D859A7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D859A7">
        <w:rPr>
          <w:rFonts w:ascii="TH Sarabun New" w:hAnsi="TH Sarabun New" w:cs="TH Sarabun New"/>
          <w:sz w:val="32"/>
          <w:szCs w:val="32"/>
        </w:rPr>
        <w:t>Wetrix</w:t>
      </w:r>
      <w:proofErr w:type="spellEnd"/>
      <w:r w:rsidRPr="00D859A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D859A7">
        <w:rPr>
          <w:rFonts w:ascii="TH Sarabun New" w:hAnsi="TH Sarabun New" w:cs="TH Sarabun New"/>
          <w:sz w:val="32"/>
          <w:szCs w:val="32"/>
          <w:cs/>
        </w:rPr>
        <w:t>1998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และเกมในยุคนี้เริ่มที่จะเล่นบนคอมพิวเตอร์มากขึ้นเพราะการเข้ามาของ </w:t>
      </w:r>
      <w:r>
        <w:rPr>
          <w:rFonts w:ascii="TH Sarabun New" w:hAnsi="TH Sarabun New" w:cs="TH Sarabun New"/>
          <w:sz w:val="32"/>
          <w:szCs w:val="32"/>
        </w:rPr>
        <w:t xml:space="preserve">Internet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เกมบนคอมพิวเตอร์จะเป็นเกมที่เรียนรู้ได้ง่าย และสามารถเล่นในสถานที่ทำงานได้ ทำให้มีผู้ใช้งานคอมพิวเตอร์หลักล้านคนที่ไม่เคยแตะเกมมาก่อน ได้มาเป็นผู้เล่นเกมโดยเริ่มที่เกมปริศนาเช่น </w:t>
      </w:r>
      <w:r w:rsidRPr="00F46BE7">
        <w:rPr>
          <w:rFonts w:ascii="TH Sarabun New" w:hAnsi="TH Sarabun New" w:cs="TH Sarabun New"/>
          <w:sz w:val="32"/>
          <w:szCs w:val="32"/>
        </w:rPr>
        <w:t>Bejeweled (</w:t>
      </w:r>
      <w:r w:rsidRPr="00F46BE7">
        <w:rPr>
          <w:rFonts w:ascii="TH Sarabun New" w:hAnsi="TH Sarabun New" w:cs="TH Sarabun New"/>
          <w:sz w:val="32"/>
          <w:szCs w:val="32"/>
          <w:cs/>
        </w:rPr>
        <w:t>2001)</w:t>
      </w:r>
      <w:r>
        <w:rPr>
          <w:rFonts w:ascii="TH Sarabun New" w:hAnsi="TH Sarabun New" w:cs="TH Sarabun New"/>
          <w:sz w:val="32"/>
          <w:szCs w:val="32"/>
        </w:rPr>
        <w:t>,</w:t>
      </w:r>
      <w:r w:rsidRPr="00F46BE7">
        <w:rPr>
          <w:rFonts w:ascii="TH Sarabun New" w:hAnsi="TH Sarabun New" w:cs="TH Sarabun New"/>
          <w:sz w:val="32"/>
          <w:szCs w:val="32"/>
        </w:rPr>
        <w:t xml:space="preserve"> Collapse! (</w:t>
      </w:r>
      <w:r w:rsidRPr="00F46BE7">
        <w:rPr>
          <w:rFonts w:ascii="TH Sarabun New" w:hAnsi="TH Sarabun New" w:cs="TH Sarabun New"/>
          <w:sz w:val="32"/>
          <w:szCs w:val="32"/>
          <w:cs/>
        </w:rPr>
        <w:t>1998</w:t>
      </w:r>
      <w:r>
        <w:rPr>
          <w:rFonts w:ascii="TH Sarabun New" w:hAnsi="TH Sarabun New" w:cs="TH Sarabun New"/>
          <w:sz w:val="32"/>
          <w:szCs w:val="32"/>
        </w:rPr>
        <w:t>)</w:t>
      </w:r>
    </w:p>
    <w:p w14:paraId="408FBBEC" w14:textId="77777777" w:rsidR="00817042" w:rsidRDefault="00817042" w:rsidP="0081704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ยุคต่อมาจะมีผู้เล่นเกมครั้งแรก หรือเล่นแบบครั้งคราวด้วยการเปิดตัวของ </w:t>
      </w:r>
      <w:r>
        <w:rPr>
          <w:rFonts w:ascii="TH Sarabun New" w:hAnsi="TH Sarabun New" w:cs="TH Sarabun New"/>
          <w:sz w:val="32"/>
          <w:szCs w:val="32"/>
        </w:rPr>
        <w:t xml:space="preserve">Nintendo Wii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ที่ขายได้อย่างเทน้ำเทท่า และ </w:t>
      </w:r>
      <w:r>
        <w:rPr>
          <w:rFonts w:ascii="TH Sarabun New" w:hAnsi="TH Sarabun New" w:cs="TH Sarabun New"/>
          <w:sz w:val="32"/>
          <w:szCs w:val="32"/>
        </w:rPr>
        <w:t xml:space="preserve">Nintendo DS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ที่มียอดขายไม่เท่า </w:t>
      </w:r>
      <w:r>
        <w:rPr>
          <w:rFonts w:ascii="TH Sarabun New" w:hAnsi="TH Sarabun New" w:cs="TH Sarabun New"/>
          <w:sz w:val="32"/>
          <w:szCs w:val="32"/>
        </w:rPr>
        <w:t xml:space="preserve">Wii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แต่ก็ประสบความสำเร็จเป็นเครึ่งเล่นเกมพกพาที่มีความนิยมมากที่สุด ทำให้เกมปริศนาในยุคนี้มีมากมาย ตัวอย่างเช่น </w:t>
      </w:r>
      <w:proofErr w:type="spellStart"/>
      <w:r w:rsidRPr="00F95E9C">
        <w:rPr>
          <w:rFonts w:ascii="TH Sarabun New" w:hAnsi="TH Sarabun New" w:cs="TH Sarabun New"/>
          <w:sz w:val="32"/>
          <w:szCs w:val="32"/>
        </w:rPr>
        <w:t>Slitherlink</w:t>
      </w:r>
      <w:proofErr w:type="spellEnd"/>
      <w:r w:rsidRPr="00F95E9C">
        <w:rPr>
          <w:rFonts w:ascii="TH Sarabun New" w:hAnsi="TH Sarabun New" w:cs="TH Sarabun New"/>
          <w:sz w:val="32"/>
          <w:szCs w:val="32"/>
        </w:rPr>
        <w:t xml:space="preserve"> (</w:t>
      </w:r>
      <w:r w:rsidRPr="00F95E9C">
        <w:rPr>
          <w:rFonts w:ascii="TH Sarabun New" w:hAnsi="TH Sarabun New" w:cs="TH Sarabun New"/>
          <w:sz w:val="32"/>
          <w:szCs w:val="32"/>
          <w:cs/>
        </w:rPr>
        <w:t>2006)</w:t>
      </w:r>
      <w:r>
        <w:rPr>
          <w:rFonts w:ascii="TH Sarabun New" w:hAnsi="TH Sarabun New" w:cs="TH Sarabun New"/>
          <w:sz w:val="32"/>
          <w:szCs w:val="32"/>
        </w:rPr>
        <w:t>,</w:t>
      </w:r>
      <w:r w:rsidRPr="00F95E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5E9C">
        <w:rPr>
          <w:rFonts w:ascii="TH Sarabun New" w:hAnsi="TH Sarabun New" w:cs="TH Sarabun New"/>
          <w:sz w:val="32"/>
          <w:szCs w:val="32"/>
        </w:rPr>
        <w:t>Picross (</w:t>
      </w:r>
      <w:r w:rsidRPr="00F95E9C">
        <w:rPr>
          <w:rFonts w:ascii="TH Sarabun New" w:hAnsi="TH Sarabun New" w:cs="TH Sarabun New"/>
          <w:sz w:val="32"/>
          <w:szCs w:val="32"/>
          <w:cs/>
        </w:rPr>
        <w:t xml:space="preserve">2007) </w:t>
      </w:r>
      <w:r w:rsidRPr="00F95E9C">
        <w:rPr>
          <w:rFonts w:ascii="TH Sarabun New" w:hAnsi="TH Sarabun New" w:cs="TH Sarabun New"/>
          <w:sz w:val="32"/>
          <w:szCs w:val="32"/>
        </w:rPr>
        <w:t>Professor Layton and the Curious Village (</w:t>
      </w:r>
      <w:r w:rsidRPr="00F95E9C">
        <w:rPr>
          <w:rFonts w:ascii="TH Sarabun New" w:hAnsi="TH Sarabun New" w:cs="TH Sarabun New"/>
          <w:sz w:val="32"/>
          <w:szCs w:val="32"/>
          <w:cs/>
        </w:rPr>
        <w:t>2007)</w:t>
      </w:r>
      <w:r>
        <w:rPr>
          <w:rFonts w:ascii="TH Sarabun New" w:hAnsi="TH Sarabun New" w:cs="TH Sarabun New"/>
          <w:sz w:val="32"/>
          <w:szCs w:val="32"/>
        </w:rPr>
        <w:t>,</w:t>
      </w:r>
      <w:r w:rsidRPr="00F95E9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95E9C">
        <w:rPr>
          <w:rFonts w:ascii="TH Sarabun New" w:hAnsi="TH Sarabun New" w:cs="TH Sarabun New"/>
          <w:sz w:val="32"/>
          <w:szCs w:val="32"/>
        </w:rPr>
        <w:t>Puzzle Quest: Challenge of the Warlords (</w:t>
      </w:r>
      <w:r w:rsidRPr="00F95E9C">
        <w:rPr>
          <w:rFonts w:ascii="TH Sarabun New" w:hAnsi="TH Sarabun New" w:cs="TH Sarabun New"/>
          <w:sz w:val="32"/>
          <w:szCs w:val="32"/>
          <w:cs/>
        </w:rPr>
        <w:t>2007)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แต่ผู้เล่นอีกส่วนก็ไม่ได้ซื้อเครื่องเล่นเกม แต่ใช้โทรศัพท์มือถือแทน อย่างไรเกมปริศนาก็ได้รับความนิยมบนโทรศัพท์เช่นกัน อย่างเกม </w:t>
      </w:r>
      <w:r w:rsidRPr="00CA2372">
        <w:rPr>
          <w:rFonts w:ascii="TH Sarabun New" w:hAnsi="TH Sarabun New" w:cs="TH Sarabun New"/>
          <w:sz w:val="32"/>
          <w:szCs w:val="32"/>
        </w:rPr>
        <w:t>Angry Birds (</w:t>
      </w:r>
      <w:r w:rsidRPr="00CA2372">
        <w:rPr>
          <w:rFonts w:ascii="TH Sarabun New" w:hAnsi="TH Sarabun New" w:cs="TH Sarabun New"/>
          <w:sz w:val="32"/>
          <w:szCs w:val="32"/>
          <w:cs/>
        </w:rPr>
        <w:t>2009)</w:t>
      </w:r>
      <w:r w:rsidRPr="00CA2372">
        <w:rPr>
          <w:rFonts w:ascii="TH Sarabun New" w:hAnsi="TH Sarabun New" w:cs="TH Sarabun New"/>
          <w:sz w:val="32"/>
          <w:szCs w:val="32"/>
        </w:rPr>
        <w:t>, Cut The Rope (</w:t>
      </w:r>
      <w:r w:rsidRPr="00CA2372">
        <w:rPr>
          <w:rFonts w:ascii="TH Sarabun New" w:hAnsi="TH Sarabun New" w:cs="TH Sarabun New"/>
          <w:sz w:val="32"/>
          <w:szCs w:val="32"/>
          <w:cs/>
        </w:rPr>
        <w:t>2010)</w:t>
      </w:r>
      <w:r w:rsidRPr="00CA2372">
        <w:rPr>
          <w:rFonts w:ascii="TH Sarabun New" w:hAnsi="TH Sarabun New" w:cs="TH Sarabun New"/>
          <w:sz w:val="32"/>
          <w:szCs w:val="32"/>
        </w:rPr>
        <w:t>, Candy Crush Saga (</w:t>
      </w:r>
      <w:r w:rsidRPr="00CA2372">
        <w:rPr>
          <w:rFonts w:ascii="TH Sarabun New" w:hAnsi="TH Sarabun New" w:cs="TH Sarabun New"/>
          <w:sz w:val="32"/>
          <w:szCs w:val="32"/>
          <w:cs/>
        </w:rPr>
        <w:t>2012)</w:t>
      </w:r>
      <w:r>
        <w:rPr>
          <w:rFonts w:ascii="TH Sarabun New" w:hAnsi="TH Sarabun New" w:cs="TH Sarabun New"/>
          <w:sz w:val="32"/>
          <w:szCs w:val="32"/>
        </w:rPr>
        <w:t>,</w:t>
      </w:r>
      <w:r w:rsidRPr="00CA2372">
        <w:rPr>
          <w:rFonts w:ascii="TH Sarabun New" w:hAnsi="TH Sarabun New" w:cs="TH Sarabun New"/>
          <w:sz w:val="32"/>
          <w:szCs w:val="32"/>
        </w:rPr>
        <w:t xml:space="preserve"> Threes (</w:t>
      </w:r>
      <w:r w:rsidRPr="00CA2372">
        <w:rPr>
          <w:rFonts w:ascii="TH Sarabun New" w:hAnsi="TH Sarabun New" w:cs="TH Sarabun New"/>
          <w:sz w:val="32"/>
          <w:szCs w:val="32"/>
          <w:cs/>
        </w:rPr>
        <w:t>2014)</w:t>
      </w:r>
    </w:p>
    <w:p w14:paraId="1A94CA32" w14:textId="5E3FF18D" w:rsidR="00B03773" w:rsidRDefault="00B03773" w:rsidP="00B0377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622971F" wp14:editId="6D8EB6A9">
            <wp:extent cx="5478449" cy="3706117"/>
            <wp:effectExtent l="0" t="0" r="8255" b="889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28" cy="37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CA21" w14:textId="394D1C75" w:rsidR="00B03773" w:rsidRDefault="00B03773" w:rsidP="00B03773">
      <w:pPr>
        <w:jc w:val="center"/>
        <w:rPr>
          <w:rFonts w:ascii="TH Sarabun New" w:hAnsi="TH Sarabun New" w:cs="TH Sarabun New"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11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Picross (</w:t>
      </w:r>
      <w:proofErr w:type="spellStart"/>
      <w:r>
        <w:rPr>
          <w:rFonts w:ascii="TH Sarabun New" w:hAnsi="TH Sarabun New" w:cs="TH Sarabun New"/>
          <w:b/>
          <w:bCs/>
          <w:sz w:val="32"/>
          <w:szCs w:val="32"/>
        </w:rPr>
        <w:t>Nonogram</w:t>
      </w:r>
      <w:proofErr w:type="spellEnd"/>
      <w:r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14:paraId="652926B9" w14:textId="77777777" w:rsidR="00817042" w:rsidRPr="00CE2746" w:rsidRDefault="00817042" w:rsidP="0081704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ถึงแม้ว่าปริศนา กับวิดีโอเกมจะเกิดขึ้นมาพร้อมๆกัน เกมปริศนาก็ยังไม่มีท่าทีว่าจะกลายเป็นกระแสหลักของวงการเกม</w:t>
      </w:r>
      <w:r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โดยมีข้อยกเว้นคือ</w:t>
      </w:r>
      <w:r w:rsidRPr="00E70671">
        <w:rPr>
          <w:rFonts w:ascii="TH Sarabun New" w:hAnsi="TH Sarabun New" w:cs="TH Sarabun New"/>
          <w:cs/>
        </w:rPr>
        <w:t xml:space="preserve"> </w:t>
      </w:r>
      <w:r w:rsidRPr="002B55A0">
        <w:rPr>
          <w:rFonts w:ascii="TH Sarabun New" w:hAnsi="TH Sarabun New" w:cs="TH Sarabun New"/>
          <w:sz w:val="32"/>
          <w:szCs w:val="32"/>
        </w:rPr>
        <w:t xml:space="preserve">Catherine (2011) </w:t>
      </w:r>
      <w:r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เกมปริศนาที่มีความนิยมส่วนมากยังอยู่ในโทรศัพท์มือถือ และส่วนใหญ่จะเป็นเกมที่พวกเขาเปิดขึ้นมาเล่น ผู้เล่นเกมปริศนายังคงต้องการนักพัฒนาอินดี้ หรือเกมเล็กๆที่จำหน่ายบนเครื่องเล่นเกมของ </w:t>
      </w:r>
      <w:r>
        <w:rPr>
          <w:rFonts w:ascii="TH Sarabun New" w:hAnsi="TH Sarabun New" w:cs="TH Sarabun New"/>
          <w:sz w:val="32"/>
          <w:szCs w:val="32"/>
        </w:rPr>
        <w:t xml:space="preserve">Nintendo </w:t>
      </w:r>
      <w:r>
        <w:rPr>
          <w:rFonts w:ascii="TH Sarabun New" w:hAnsi="TH Sarabun New" w:cs="TH Sarabun New" w:hint="cs"/>
          <w:sz w:val="32"/>
          <w:szCs w:val="32"/>
          <w:cs/>
        </w:rPr>
        <w:t>พึ่งเป็นผู้เล่นกลุ่มเล็กๆ</w:t>
      </w:r>
      <w:r w:rsidRPr="00E70671">
        <w:rPr>
          <w:rFonts w:ascii="TH Sarabun New" w:hAnsi="TH Sarabun New" w:cs="TH Sarabun New"/>
          <w:sz w:val="32"/>
          <w:szCs w:val="32"/>
        </w:rPr>
        <w:t xml:space="preserve"> </w:t>
      </w:r>
      <w:r w:rsidRPr="00E70671">
        <w:rPr>
          <w:rFonts w:ascii="TH Sarabun New" w:hAnsi="TH Sarabun New" w:cs="TH Sarabun New"/>
          <w:sz w:val="32"/>
          <w:szCs w:val="32"/>
          <w:cs/>
        </w:rPr>
        <w:t>มาตรฐานของเกมปริศนายุคนี้ก็จะเป็นเกม</w:t>
      </w:r>
      <w:r w:rsidRPr="00E70671">
        <w:rPr>
          <w:rFonts w:ascii="TH Sarabun New" w:hAnsi="TH Sarabun New" w:cs="TH Sarabun New"/>
          <w:sz w:val="32"/>
          <w:szCs w:val="32"/>
        </w:rPr>
        <w:t xml:space="preserve"> Portal (2007</w:t>
      </w:r>
      <w:r w:rsidRPr="00E70671">
        <w:rPr>
          <w:rFonts w:ascii="TH Sarabun New" w:hAnsi="TH Sarabun New" w:cs="TH Sarabun New"/>
          <w:sz w:val="32"/>
          <w:szCs w:val="32"/>
          <w:cs/>
        </w:rPr>
        <w:t>)</w:t>
      </w:r>
      <w:r w:rsidRPr="00E70671">
        <w:rPr>
          <w:rFonts w:ascii="TH Sarabun New" w:hAnsi="TH Sarabun New" w:cs="TH Sarabun New"/>
          <w:sz w:val="32"/>
          <w:szCs w:val="32"/>
        </w:rPr>
        <w:t>, Braid (2008</w:t>
      </w:r>
      <w:r w:rsidRPr="00E70671">
        <w:rPr>
          <w:rFonts w:ascii="TH Sarabun New" w:hAnsi="TH Sarabun New" w:cs="TH Sarabun New"/>
          <w:sz w:val="32"/>
          <w:szCs w:val="32"/>
          <w:cs/>
        </w:rPr>
        <w:t>)</w:t>
      </w:r>
      <w:r w:rsidRPr="00E70671">
        <w:rPr>
          <w:rFonts w:ascii="TH Sarabun New" w:hAnsi="TH Sarabun New" w:cs="TH Sarabun New"/>
          <w:sz w:val="32"/>
          <w:szCs w:val="32"/>
        </w:rPr>
        <w:t xml:space="preserve">, Paper’s Please (2013), Captain Toad (2014), </w:t>
      </w:r>
      <w:proofErr w:type="spellStart"/>
      <w:r w:rsidRPr="00E70671">
        <w:rPr>
          <w:rFonts w:ascii="TH Sarabun New" w:hAnsi="TH Sarabun New" w:cs="TH Sarabun New"/>
          <w:sz w:val="32"/>
          <w:szCs w:val="32"/>
        </w:rPr>
        <w:t>Hakoboy</w:t>
      </w:r>
      <w:proofErr w:type="spellEnd"/>
      <w:r w:rsidRPr="00E70671">
        <w:rPr>
          <w:rFonts w:ascii="TH Sarabun New" w:hAnsi="TH Sarabun New" w:cs="TH Sarabun New"/>
          <w:sz w:val="32"/>
          <w:szCs w:val="32"/>
        </w:rPr>
        <w:t>! (2015),</w:t>
      </w:r>
      <w:r w:rsidRPr="00E70671">
        <w:rPr>
          <w:rFonts w:ascii="TH Sarabun New" w:hAnsi="TH Sarabun New" w:cs="TH Sarabun New"/>
        </w:rPr>
        <w:t xml:space="preserve"> </w:t>
      </w:r>
      <w:r w:rsidRPr="00E70671">
        <w:rPr>
          <w:rFonts w:ascii="TH Sarabun New" w:hAnsi="TH Sarabun New" w:cs="TH Sarabun New"/>
          <w:sz w:val="32"/>
          <w:szCs w:val="32"/>
        </w:rPr>
        <w:t xml:space="preserve">Stephen’s Sausage Roll (2016), Cosmic Express (2017), </w:t>
      </w:r>
      <w:proofErr w:type="spellStart"/>
      <w:r w:rsidRPr="00E70671">
        <w:rPr>
          <w:rFonts w:ascii="TH Sarabun New" w:hAnsi="TH Sarabun New" w:cs="TH Sarabun New"/>
          <w:sz w:val="32"/>
          <w:szCs w:val="32"/>
        </w:rPr>
        <w:t>Gorogoa</w:t>
      </w:r>
      <w:proofErr w:type="spellEnd"/>
      <w:r w:rsidRPr="00E70671">
        <w:rPr>
          <w:rFonts w:ascii="TH Sarabun New" w:hAnsi="TH Sarabun New" w:cs="TH Sarabun New"/>
          <w:sz w:val="32"/>
          <w:szCs w:val="32"/>
        </w:rPr>
        <w:t xml:space="preserve"> (2017), </w:t>
      </w:r>
      <w:proofErr w:type="spellStart"/>
      <w:r w:rsidRPr="00E70671">
        <w:rPr>
          <w:rFonts w:ascii="TH Sarabun New" w:hAnsi="TH Sarabun New" w:cs="TH Sarabun New"/>
          <w:sz w:val="32"/>
          <w:szCs w:val="32"/>
        </w:rPr>
        <w:t>Statik</w:t>
      </w:r>
      <w:proofErr w:type="spellEnd"/>
      <w:r w:rsidRPr="00E70671">
        <w:rPr>
          <w:rFonts w:ascii="TH Sarabun New" w:hAnsi="TH Sarabun New" w:cs="TH Sarabun New"/>
          <w:sz w:val="32"/>
          <w:szCs w:val="32"/>
        </w:rPr>
        <w:t xml:space="preserve"> (2017)</w:t>
      </w:r>
    </w:p>
    <w:p w14:paraId="08584917" w14:textId="22BB6B8E" w:rsidR="00817042" w:rsidRDefault="00181C58" w:rsidP="000A7DC1">
      <w:pPr>
        <w:pStyle w:val="NormalforRepor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73D5EDB" wp14:editId="6BD150A0">
            <wp:extent cx="5040000" cy="2837164"/>
            <wp:effectExtent l="0" t="0" r="8255" b="190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F838" w14:textId="450C63FB" w:rsidR="00181C58" w:rsidRDefault="00181C58" w:rsidP="00181C5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81C58">
        <w:rPr>
          <w:rFonts w:ascii="TH Sarabun New" w:hAnsi="TH Sarabun New" w:cs="TH Sarabun New"/>
          <w:b/>
          <w:bCs/>
          <w:sz w:val="32"/>
          <w:szCs w:val="32"/>
        </w:rPr>
        <w:t>Paper’s Please</w:t>
      </w:r>
    </w:p>
    <w:p w14:paraId="31DC01C5" w14:textId="7D4151C2" w:rsidR="00181C58" w:rsidRDefault="000A7DC1" w:rsidP="00181C5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71F077" wp14:editId="3716CF8E">
            <wp:extent cx="5040000" cy="2835489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3E38" w14:textId="359B0E4C" w:rsidR="00E02984" w:rsidRDefault="000A7DC1" w:rsidP="000A7DC1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01968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0A7DC1">
        <w:rPr>
          <w:rFonts w:ascii="TH Sarabun New" w:hAnsi="TH Sarabun New" w:cs="TH Sarabun New"/>
          <w:b/>
          <w:bCs/>
          <w:sz w:val="32"/>
          <w:szCs w:val="32"/>
        </w:rPr>
        <w:t xml:space="preserve">Stephen’s Sausage Roll </w:t>
      </w:r>
      <w:r w:rsidR="00E02984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14:paraId="37BCA315" w14:textId="5D2A376D" w:rsidR="00655F32" w:rsidRPr="00E919DB" w:rsidRDefault="00655F32" w:rsidP="00655F32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3</w:t>
      </w:r>
    </w:p>
    <w:p w14:paraId="5AC91BF1" w14:textId="77777777" w:rsidR="00655F32" w:rsidRPr="00E919DB" w:rsidRDefault="00655F32" w:rsidP="00655F32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วิธีการดำเนินงาน</w:t>
      </w:r>
    </w:p>
    <w:p w14:paraId="7041D90B" w14:textId="77777777" w:rsidR="005C0C27" w:rsidRPr="00E919DB" w:rsidRDefault="00655F32" w:rsidP="00B26854">
      <w:pPr>
        <w:spacing w:after="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3.1 </w:t>
      </w:r>
      <w:r w:rsidR="005C0C27" w:rsidRPr="00E919DB">
        <w:rPr>
          <w:rFonts w:ascii="TH Sarabun New" w:hAnsi="TH Sarabun New" w:cs="TH Sarabun New"/>
          <w:b/>
          <w:bCs/>
          <w:sz w:val="32"/>
          <w:szCs w:val="32"/>
          <w:cs/>
        </w:rPr>
        <w:t>วัสดุอุปกรณ์</w:t>
      </w:r>
      <w:r w:rsidR="002F3E46" w:rsidRPr="00E919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(ระบุชนิด/รุ่นของเครื่องมือที่ใช้)</w:t>
      </w:r>
    </w:p>
    <w:p w14:paraId="6AA2A424" w14:textId="77777777" w:rsidR="00D5647F" w:rsidRDefault="00B27FB8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</w:rPr>
        <w:t>Git</w:t>
      </w:r>
    </w:p>
    <w:p w14:paraId="4989199D" w14:textId="4574CF3D" w:rsidR="00B27FB8" w:rsidRPr="00E919DB" w:rsidRDefault="00B27FB8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</w:rPr>
        <w:t>GitHub</w:t>
      </w:r>
    </w:p>
    <w:p w14:paraId="29307BCD" w14:textId="46ABD7F8" w:rsidR="005C0C27" w:rsidRDefault="00B27FB8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</w:rPr>
        <w:t>Godot Game Engine</w:t>
      </w:r>
    </w:p>
    <w:p w14:paraId="6D3B5D5E" w14:textId="3EE0BC7A" w:rsidR="00F5498C" w:rsidRPr="00E919DB" w:rsidRDefault="00F5498C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Visual Studio Code</w:t>
      </w:r>
    </w:p>
    <w:p w14:paraId="440A243D" w14:textId="3B46FB00" w:rsidR="005C0C27" w:rsidRDefault="00A572B3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Inkscape</w:t>
      </w:r>
    </w:p>
    <w:p w14:paraId="373D2AF8" w14:textId="302338F6" w:rsidR="00FC1CA7" w:rsidRDefault="00FC1CA7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After Effe</w:t>
      </w:r>
      <w:r w:rsidR="00F41848">
        <w:rPr>
          <w:rFonts w:ascii="TH Sarabun New" w:hAnsi="TH Sarabun New" w:cs="TH Sarabun New"/>
          <w:sz w:val="32"/>
          <w:szCs w:val="32"/>
        </w:rPr>
        <w:t>c</w:t>
      </w:r>
      <w:r>
        <w:rPr>
          <w:rFonts w:ascii="TH Sarabun New" w:hAnsi="TH Sarabun New" w:cs="TH Sarabun New"/>
          <w:sz w:val="32"/>
          <w:szCs w:val="32"/>
        </w:rPr>
        <w:t>ts</w:t>
      </w:r>
    </w:p>
    <w:p w14:paraId="0D2AFAEA" w14:textId="4A5E7EEA" w:rsidR="00A114ED" w:rsidRPr="00A114ED" w:rsidRDefault="00A114ED" w:rsidP="00A114ED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ffmpeg</w:t>
      </w:r>
    </w:p>
    <w:p w14:paraId="1414C355" w14:textId="30C65076" w:rsidR="00A114ED" w:rsidRPr="00A114ED" w:rsidRDefault="00A114ED" w:rsidP="00A114ED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r w:rsidRPr="00CC2FC2">
        <w:rPr>
          <w:rFonts w:ascii="TH Sarabun New" w:hAnsi="TH Sarabun New" w:cs="TH Sarabun New"/>
          <w:sz w:val="32"/>
          <w:szCs w:val="32"/>
        </w:rPr>
        <w:t>AnimationRecorder</w:t>
      </w:r>
      <w:proofErr w:type="spellEnd"/>
      <w:r w:rsidRPr="00CC2FC2">
        <w:rPr>
          <w:rFonts w:ascii="TH Sarabun New" w:hAnsi="TH Sarabun New" w:cs="TH Sarabun New"/>
          <w:sz w:val="32"/>
          <w:szCs w:val="32"/>
        </w:rPr>
        <w:t xml:space="preserve"> </w:t>
      </w:r>
    </w:p>
    <w:p w14:paraId="0E544F11" w14:textId="356252F8" w:rsidR="00A572B3" w:rsidRPr="00A114ED" w:rsidRDefault="00684CDA" w:rsidP="00A114ED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proofErr w:type="spellStart"/>
      <w:r w:rsidRPr="00A114ED">
        <w:rPr>
          <w:rFonts w:ascii="TH Sarabun New" w:hAnsi="TH Sarabun New" w:cs="TH Sarabun New"/>
          <w:sz w:val="32"/>
          <w:szCs w:val="32"/>
        </w:rPr>
        <w:t>Imagemagick</w:t>
      </w:r>
      <w:proofErr w:type="spellEnd"/>
    </w:p>
    <w:p w14:paraId="02D2111C" w14:textId="03A80BAE" w:rsidR="00684CDA" w:rsidRDefault="008563A9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Freesound.org</w:t>
      </w:r>
    </w:p>
    <w:p w14:paraId="5BC95773" w14:textId="21D28E5D" w:rsidR="00A114ED" w:rsidRDefault="00A114ED" w:rsidP="005C0C27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Audacity</w:t>
      </w:r>
    </w:p>
    <w:p w14:paraId="6DFFF4B1" w14:textId="37906C10" w:rsidR="00B26854" w:rsidRPr="00CC2FC2" w:rsidRDefault="00B66E0D" w:rsidP="00CC2FC2">
      <w:pPr>
        <w:pStyle w:val="ListParagraph"/>
        <w:numPr>
          <w:ilvl w:val="0"/>
          <w:numId w:val="6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CC2FC2">
        <w:rPr>
          <w:rFonts w:ascii="TH Sarabun New" w:hAnsi="TH Sarabun New" w:cs="TH Sarabun New"/>
          <w:sz w:val="32"/>
          <w:szCs w:val="32"/>
        </w:rPr>
        <w:t>Godot Forum</w:t>
      </w:r>
    </w:p>
    <w:p w14:paraId="632FC106" w14:textId="77777777" w:rsidR="000A7DC1" w:rsidRPr="000A7DC1" w:rsidRDefault="000A7DC1" w:rsidP="000A7DC1">
      <w:pPr>
        <w:pStyle w:val="ListParagraph"/>
        <w:spacing w:after="0"/>
        <w:ind w:left="1080"/>
        <w:rPr>
          <w:rFonts w:ascii="TH Sarabun New" w:hAnsi="TH Sarabun New" w:cs="TH Sarabun New"/>
          <w:sz w:val="32"/>
          <w:szCs w:val="32"/>
        </w:rPr>
      </w:pPr>
    </w:p>
    <w:p w14:paraId="541D1DE9" w14:textId="77777777" w:rsidR="005C0C27" w:rsidRPr="00E919DB" w:rsidRDefault="00655F32" w:rsidP="00B26854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 xml:space="preserve">3.2 </w:t>
      </w:r>
      <w:r w:rsidR="005C0C27" w:rsidRPr="00E919DB">
        <w:rPr>
          <w:rFonts w:ascii="TH Sarabun New" w:hAnsi="TH Sarabun New" w:cs="TH Sarabun New"/>
          <w:b/>
          <w:bCs/>
          <w:sz w:val="32"/>
          <w:szCs w:val="32"/>
          <w:cs/>
        </w:rPr>
        <w:t>วิธีการดำเนิน</w:t>
      </w:r>
      <w:r w:rsidR="00B90369" w:rsidRPr="00E919DB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</w:p>
    <w:p w14:paraId="7DDF77EF" w14:textId="167FEA54" w:rsidR="006A1436" w:rsidRDefault="006A1436" w:rsidP="006A1436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การออกแบบเกม</w:t>
      </w:r>
    </w:p>
    <w:p w14:paraId="4CD3E2F5" w14:textId="49EDA0D2" w:rsidR="001F1D74" w:rsidRDefault="0047777F" w:rsidP="0047777F">
      <w:pPr>
        <w:pStyle w:val="ListParagraph"/>
        <w:spacing w:after="0"/>
        <w:ind w:left="144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ผู้เล่นจะ</w:t>
      </w:r>
      <w:r w:rsidR="00AB045C">
        <w:rPr>
          <w:rFonts w:ascii="TH Sarabun New" w:hAnsi="TH Sarabun New" w:cs="TH Sarabun New" w:hint="cs"/>
          <w:sz w:val="32"/>
          <w:szCs w:val="32"/>
          <w:cs/>
        </w:rPr>
        <w:t>รับบทเป็น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57"/>
        <w:gridCol w:w="2694"/>
        <w:gridCol w:w="2835"/>
        <w:gridCol w:w="1650"/>
      </w:tblGrid>
      <w:tr w:rsidR="00BC1646" w14:paraId="4A5D8E8B" w14:textId="77777777" w:rsidTr="00DF29EE">
        <w:tc>
          <w:tcPr>
            <w:tcW w:w="757" w:type="dxa"/>
            <w:vMerge w:val="restart"/>
          </w:tcPr>
          <w:p w14:paraId="4A432FD6" w14:textId="20DB14A4" w:rsidR="00BC1646" w:rsidRDefault="00BC1646" w:rsidP="00BC16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Level</w:t>
            </w:r>
          </w:p>
        </w:tc>
        <w:tc>
          <w:tcPr>
            <w:tcW w:w="5529" w:type="dxa"/>
            <w:gridSpan w:val="2"/>
          </w:tcPr>
          <w:p w14:paraId="6929228C" w14:textId="74F2C49B" w:rsidR="00BC1646" w:rsidRDefault="00BC1646" w:rsidP="00BC16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Available Resources</w:t>
            </w:r>
          </w:p>
        </w:tc>
        <w:tc>
          <w:tcPr>
            <w:tcW w:w="1650" w:type="dxa"/>
            <w:vMerge w:val="restart"/>
          </w:tcPr>
          <w:p w14:paraId="6A1F35BD" w14:textId="03DF6EBF" w:rsidR="00BC1646" w:rsidRDefault="00BC1646" w:rsidP="00BC16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Objective</w:t>
            </w:r>
          </w:p>
        </w:tc>
      </w:tr>
      <w:tr w:rsidR="00BC1646" w14:paraId="13EC5CD2" w14:textId="77777777" w:rsidTr="00DF29EE">
        <w:tc>
          <w:tcPr>
            <w:tcW w:w="757" w:type="dxa"/>
            <w:vMerge/>
          </w:tcPr>
          <w:p w14:paraId="5820723B" w14:textId="77777777" w:rsidR="00BC1646" w:rsidRDefault="00BC164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694" w:type="dxa"/>
          </w:tcPr>
          <w:p w14:paraId="6FCB3053" w14:textId="0E08E572" w:rsidR="00BC1646" w:rsidRDefault="00BC1646" w:rsidP="00BC16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Machine</w:t>
            </w:r>
          </w:p>
        </w:tc>
        <w:tc>
          <w:tcPr>
            <w:tcW w:w="2835" w:type="dxa"/>
          </w:tcPr>
          <w:p w14:paraId="6109D9C2" w14:textId="0BFFB546" w:rsidR="00BC1646" w:rsidRDefault="00BC1646" w:rsidP="00BC164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Resources</w:t>
            </w:r>
          </w:p>
        </w:tc>
        <w:tc>
          <w:tcPr>
            <w:tcW w:w="1650" w:type="dxa"/>
            <w:vMerge/>
          </w:tcPr>
          <w:p w14:paraId="51F3E02F" w14:textId="77777777" w:rsidR="00BC1646" w:rsidRDefault="00BC164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A5917" w14:paraId="48BC4CED" w14:textId="77777777" w:rsidTr="00DF29EE">
        <w:tc>
          <w:tcPr>
            <w:tcW w:w="757" w:type="dxa"/>
          </w:tcPr>
          <w:p w14:paraId="5FFD5FC5" w14:textId="20E9D7E7" w:rsidR="001A5917" w:rsidRDefault="00BC164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694" w:type="dxa"/>
          </w:tcPr>
          <w:p w14:paraId="02324025" w14:textId="466A2F25" w:rsidR="001A5917" w:rsidRDefault="00144003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Conveyor</w:t>
            </w:r>
            <w:r w:rsidR="00DF29EE">
              <w:rPr>
                <w:rFonts w:ascii="TH Sarabun New" w:hAnsi="TH Sarabun New" w:cs="TH Sarabun New"/>
                <w:sz w:val="32"/>
                <w:szCs w:val="32"/>
              </w:rPr>
              <w:t xml:space="preserve"> belt</w:t>
            </w:r>
            <w:r w:rsidR="000519AC">
              <w:rPr>
                <w:rFonts w:ascii="TH Sarabun New" w:hAnsi="TH Sarabun New" w:cs="TH Sarabun New"/>
                <w:sz w:val="32"/>
                <w:szCs w:val="32"/>
              </w:rPr>
              <w:t>, Loom</w:t>
            </w:r>
          </w:p>
        </w:tc>
        <w:tc>
          <w:tcPr>
            <w:tcW w:w="2835" w:type="dxa"/>
          </w:tcPr>
          <w:p w14:paraId="5CD37028" w14:textId="7DDDF9A6" w:rsidR="001A5917" w:rsidRDefault="00D8184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Cotton</w:t>
            </w:r>
            <w:r w:rsidR="008B6550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="002448B6">
              <w:rPr>
                <w:rFonts w:ascii="TH Sarabun New" w:hAnsi="TH Sarabun New" w:cs="TH Sarabun New"/>
                <w:sz w:val="32"/>
                <w:szCs w:val="32"/>
              </w:rPr>
              <w:t>, Money</w:t>
            </w:r>
          </w:p>
        </w:tc>
        <w:tc>
          <w:tcPr>
            <w:tcW w:w="1650" w:type="dxa"/>
          </w:tcPr>
          <w:p w14:paraId="36828886" w14:textId="017CC7E0" w:rsidR="001A5917" w:rsidRDefault="002448B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3 </w:t>
            </w:r>
            <w:r w:rsidR="00DF29EE">
              <w:rPr>
                <w:rFonts w:ascii="TH Sarabun New" w:hAnsi="TH Sarabun New" w:cs="TH Sarabun New"/>
                <w:sz w:val="32"/>
                <w:szCs w:val="32"/>
              </w:rPr>
              <w:t>Thread</w:t>
            </w:r>
          </w:p>
        </w:tc>
      </w:tr>
      <w:tr w:rsidR="001A5917" w14:paraId="039DA4ED" w14:textId="77777777" w:rsidTr="00DF29EE">
        <w:tc>
          <w:tcPr>
            <w:tcW w:w="757" w:type="dxa"/>
          </w:tcPr>
          <w:p w14:paraId="2E8C3653" w14:textId="460C7709" w:rsidR="001A5917" w:rsidRDefault="00BC164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694" w:type="dxa"/>
          </w:tcPr>
          <w:p w14:paraId="7AE00E8A" w14:textId="39EBC753" w:rsidR="001A5917" w:rsidRDefault="00DF29E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Conveyor belt, Sewing Machine, Loom</w:t>
            </w:r>
          </w:p>
        </w:tc>
        <w:tc>
          <w:tcPr>
            <w:tcW w:w="2835" w:type="dxa"/>
          </w:tcPr>
          <w:p w14:paraId="009ABA4D" w14:textId="03156FE5" w:rsidR="001A5917" w:rsidRDefault="002448B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Cottons, Money</w:t>
            </w:r>
          </w:p>
        </w:tc>
        <w:tc>
          <w:tcPr>
            <w:tcW w:w="1650" w:type="dxa"/>
          </w:tcPr>
          <w:p w14:paraId="4AE9BA51" w14:textId="1CE60523" w:rsidR="001A5917" w:rsidRDefault="002448B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Shirt</w:t>
            </w:r>
          </w:p>
        </w:tc>
      </w:tr>
      <w:tr w:rsidR="002448B6" w14:paraId="5749B1E0" w14:textId="77777777" w:rsidTr="00DF29EE">
        <w:tc>
          <w:tcPr>
            <w:tcW w:w="757" w:type="dxa"/>
          </w:tcPr>
          <w:p w14:paraId="22409B3B" w14:textId="673F5DFF" w:rsidR="002448B6" w:rsidRDefault="002448B6" w:rsidP="002448B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694" w:type="dxa"/>
          </w:tcPr>
          <w:p w14:paraId="51CCBB77" w14:textId="00FD8CB0" w:rsidR="002448B6" w:rsidRDefault="002448B6" w:rsidP="002448B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Conveyor belt, Sewing Machine, Dyeing Machine</w:t>
            </w:r>
          </w:p>
        </w:tc>
        <w:tc>
          <w:tcPr>
            <w:tcW w:w="2835" w:type="dxa"/>
          </w:tcPr>
          <w:p w14:paraId="364093E1" w14:textId="432D68D7" w:rsidR="002448B6" w:rsidRDefault="00F777B9" w:rsidP="002448B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Thread</w:t>
            </w:r>
            <w:r w:rsidR="00117467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, Dyes</w:t>
            </w:r>
            <w:r w:rsidR="00421DD5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="00D75B00">
              <w:rPr>
                <w:rFonts w:ascii="TH Sarabun New" w:hAnsi="TH Sarabun New" w:cs="TH Sarabun New"/>
                <w:sz w:val="32"/>
                <w:szCs w:val="32"/>
              </w:rPr>
              <w:t>Thread</w:t>
            </w:r>
          </w:p>
        </w:tc>
        <w:tc>
          <w:tcPr>
            <w:tcW w:w="1650" w:type="dxa"/>
          </w:tcPr>
          <w:p w14:paraId="1B5C8AB7" w14:textId="142AC5F1" w:rsidR="00814561" w:rsidRDefault="00814561" w:rsidP="008145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  <w:r w:rsidR="00CB004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814561">
              <w:rPr>
                <w:rFonts w:ascii="TH Sarabun New" w:hAnsi="TH Sarabun New" w:cs="TH Sarabun New"/>
                <w:sz w:val="32"/>
                <w:szCs w:val="32"/>
              </w:rPr>
              <w:t>Dyed Shir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t</w:t>
            </w:r>
          </w:p>
          <w:p w14:paraId="6675FBCC" w14:textId="0575D2F5" w:rsidR="00814561" w:rsidRPr="00814561" w:rsidRDefault="00CB0044" w:rsidP="0081456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 Shirt</w:t>
            </w:r>
          </w:p>
        </w:tc>
      </w:tr>
      <w:tr w:rsidR="00213DE5" w14:paraId="0CE50300" w14:textId="77777777" w:rsidTr="00DF29EE">
        <w:tc>
          <w:tcPr>
            <w:tcW w:w="757" w:type="dxa"/>
          </w:tcPr>
          <w:p w14:paraId="383D8878" w14:textId="0505F5A7" w:rsidR="00213DE5" w:rsidRDefault="00213DE5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694" w:type="dxa"/>
          </w:tcPr>
          <w:p w14:paraId="4139C660" w14:textId="6DBA2750" w:rsidR="00213DE5" w:rsidRDefault="00213DE5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Conveyor belt, Sewing Machine, Packager</w:t>
            </w:r>
          </w:p>
        </w:tc>
        <w:tc>
          <w:tcPr>
            <w:tcW w:w="2835" w:type="dxa"/>
          </w:tcPr>
          <w:p w14:paraId="607C2F35" w14:textId="12200478" w:rsidR="00213DE5" w:rsidRDefault="00D75B00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Threads</w:t>
            </w:r>
          </w:p>
        </w:tc>
        <w:tc>
          <w:tcPr>
            <w:tcW w:w="1650" w:type="dxa"/>
          </w:tcPr>
          <w:p w14:paraId="4B4F19C8" w14:textId="06377997" w:rsidR="00213DE5" w:rsidRDefault="00213DE5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5 Packaged </w:t>
            </w:r>
            <w:r w:rsidR="00D75B00">
              <w:rPr>
                <w:rFonts w:ascii="TH Sarabun New" w:hAnsi="TH Sarabun New" w:cs="TH Sarabun New"/>
                <w:sz w:val="32"/>
                <w:szCs w:val="32"/>
              </w:rPr>
              <w:t>Thread</w:t>
            </w:r>
          </w:p>
          <w:p w14:paraId="172BF865" w14:textId="147CDDF8" w:rsidR="00213DE5" w:rsidRDefault="00213DE5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Packaged Shirt</w:t>
            </w:r>
          </w:p>
        </w:tc>
      </w:tr>
      <w:tr w:rsidR="00213DE5" w14:paraId="5897ED62" w14:textId="77777777" w:rsidTr="00DF29EE">
        <w:tc>
          <w:tcPr>
            <w:tcW w:w="757" w:type="dxa"/>
          </w:tcPr>
          <w:p w14:paraId="46D036FD" w14:textId="50ADBE5D" w:rsidR="00213DE5" w:rsidRDefault="00213DE5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5</w:t>
            </w:r>
          </w:p>
        </w:tc>
        <w:tc>
          <w:tcPr>
            <w:tcW w:w="2694" w:type="dxa"/>
          </w:tcPr>
          <w:p w14:paraId="48B0D557" w14:textId="56C20EAF" w:rsidR="00213DE5" w:rsidRDefault="00F1028F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Conveyor belt, Sewing Machine,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Silkscreener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, Packager</w:t>
            </w:r>
          </w:p>
        </w:tc>
        <w:tc>
          <w:tcPr>
            <w:tcW w:w="2835" w:type="dxa"/>
          </w:tcPr>
          <w:p w14:paraId="42F5493D" w14:textId="6C606140" w:rsidR="00213DE5" w:rsidRDefault="00D75B00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Threads</w:t>
            </w:r>
            <w:r w:rsidR="004F23EF">
              <w:rPr>
                <w:rFonts w:ascii="TH Sarabun New" w:hAnsi="TH Sarabun New" w:cs="TH Sarabun New"/>
                <w:sz w:val="32"/>
                <w:szCs w:val="32"/>
              </w:rPr>
              <w:t>, Dyes</w:t>
            </w:r>
          </w:p>
        </w:tc>
        <w:tc>
          <w:tcPr>
            <w:tcW w:w="1650" w:type="dxa"/>
          </w:tcPr>
          <w:p w14:paraId="0254C49F" w14:textId="77777777" w:rsidR="00213DE5" w:rsidRDefault="004F23EF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Packaged Shirt</w:t>
            </w:r>
          </w:p>
          <w:p w14:paraId="07ABB0F0" w14:textId="6CA035EC" w:rsidR="004F23EF" w:rsidRDefault="004F23EF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Packaged Screened Shirt</w:t>
            </w:r>
          </w:p>
          <w:p w14:paraId="570792CF" w14:textId="2AC68182" w:rsidR="004F23EF" w:rsidRDefault="004F23EF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Packaged Dyed Shirt</w:t>
            </w:r>
          </w:p>
        </w:tc>
      </w:tr>
      <w:tr w:rsidR="00213DE5" w14:paraId="29CD6144" w14:textId="77777777" w:rsidTr="00DF29EE">
        <w:tc>
          <w:tcPr>
            <w:tcW w:w="757" w:type="dxa"/>
          </w:tcPr>
          <w:p w14:paraId="1C2D825D" w14:textId="346CE68E" w:rsidR="00213DE5" w:rsidRDefault="00213DE5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694" w:type="dxa"/>
          </w:tcPr>
          <w:p w14:paraId="577AAECD" w14:textId="0F3D1358" w:rsidR="00213DE5" w:rsidRDefault="004F23EF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Conveyor belt, Sewing Machine, 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Silkscreener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</w:rPr>
              <w:t>, Packager</w:t>
            </w:r>
          </w:p>
        </w:tc>
        <w:tc>
          <w:tcPr>
            <w:tcW w:w="2835" w:type="dxa"/>
          </w:tcPr>
          <w:p w14:paraId="1890E563" w14:textId="3DA86096" w:rsidR="00213DE5" w:rsidRDefault="00D75B00" w:rsidP="00213DE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Threads</w:t>
            </w:r>
            <w:r w:rsidR="004F23EF">
              <w:rPr>
                <w:rFonts w:ascii="TH Sarabun New" w:hAnsi="TH Sarabun New" w:cs="TH Sarabun New"/>
                <w:sz w:val="32"/>
                <w:szCs w:val="32"/>
              </w:rPr>
              <w:t>, Dyes</w:t>
            </w:r>
          </w:p>
        </w:tc>
        <w:tc>
          <w:tcPr>
            <w:tcW w:w="1650" w:type="dxa"/>
          </w:tcPr>
          <w:p w14:paraId="073C444F" w14:textId="47919176" w:rsidR="00391678" w:rsidRDefault="00093B0D" w:rsidP="0039167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="00391678">
              <w:rPr>
                <w:rFonts w:ascii="TH Sarabun New" w:hAnsi="TH Sarabun New" w:cs="TH Sarabun New"/>
                <w:sz w:val="32"/>
                <w:szCs w:val="32"/>
              </w:rPr>
              <w:t xml:space="preserve"> Packaged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Screened</w:t>
            </w:r>
            <w:r w:rsidR="004C5C4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gramStart"/>
            <w:r w:rsidR="004C5C4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proofErr w:type="gramEnd"/>
            <w:r w:rsidR="004C5C4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Dyed</w:t>
            </w:r>
            <w:r w:rsidR="004C5C49">
              <w:rPr>
                <w:rFonts w:ascii="TH Sarabun New" w:hAnsi="TH Sarabun New" w:cs="TH Sarabun New"/>
                <w:sz w:val="32"/>
                <w:szCs w:val="32"/>
              </w:rPr>
              <w:t xml:space="preserve"> B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Shirt</w:t>
            </w:r>
          </w:p>
          <w:p w14:paraId="09BCC48F" w14:textId="3FC5DCA7" w:rsidR="00213DE5" w:rsidRDefault="00093B0D" w:rsidP="00391678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  <w:r w:rsidR="00391678">
              <w:rPr>
                <w:rFonts w:ascii="TH Sarabun New" w:hAnsi="TH Sarabun New" w:cs="TH Sarabun New"/>
                <w:sz w:val="32"/>
                <w:szCs w:val="32"/>
              </w:rPr>
              <w:t xml:space="preserve"> Packaged Screened</w:t>
            </w:r>
            <w:r w:rsidR="004C5C49">
              <w:rPr>
                <w:rFonts w:ascii="TH Sarabun New" w:hAnsi="TH Sarabun New" w:cs="TH Sarabun New"/>
                <w:sz w:val="32"/>
                <w:szCs w:val="32"/>
              </w:rPr>
              <w:t xml:space="preserve"> B</w:t>
            </w:r>
            <w:r w:rsidR="0039167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Dyed</w:t>
            </w:r>
            <w:r w:rsidR="004C5C4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proofErr w:type="gramStart"/>
            <w:r w:rsidR="004C5C49"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391678">
              <w:rPr>
                <w:rFonts w:ascii="TH Sarabun New" w:hAnsi="TH Sarabun New" w:cs="TH Sarabun New"/>
                <w:sz w:val="32"/>
                <w:szCs w:val="32"/>
              </w:rPr>
              <w:t>Shirt</w:t>
            </w:r>
          </w:p>
        </w:tc>
      </w:tr>
    </w:tbl>
    <w:p w14:paraId="2055C9AF" w14:textId="52F711ED" w:rsidR="0000218B" w:rsidRPr="004D1890" w:rsidRDefault="00406ACB" w:rsidP="00406ACB">
      <w:pPr>
        <w:ind w:left="1134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D18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3.1.1</w:t>
      </w:r>
      <w:r w:rsidRPr="004D189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D1890">
        <w:rPr>
          <w:rFonts w:ascii="TH Sarabun New" w:hAnsi="TH Sarabun New" w:cs="TH Sarabun New" w:hint="cs"/>
          <w:b/>
          <w:bCs/>
          <w:sz w:val="32"/>
          <w:szCs w:val="32"/>
          <w:cs/>
        </w:rPr>
        <w:t>ข้อมูลของด่าน</w:t>
      </w:r>
      <w:r w:rsidR="004D1890" w:rsidRPr="004D1890">
        <w:rPr>
          <w:rFonts w:ascii="TH Sarabun New" w:hAnsi="TH Sarabun New" w:cs="TH Sarabun New"/>
          <w:b/>
          <w:bCs/>
          <w:sz w:val="32"/>
          <w:szCs w:val="32"/>
        </w:rPr>
        <w:t xml:space="preserve"> 1-6</w:t>
      </w:r>
    </w:p>
    <w:p w14:paraId="037F2114" w14:textId="77777777" w:rsidR="00AE74D5" w:rsidRDefault="00AE74D5" w:rsidP="004E63CF">
      <w:pPr>
        <w:spacing w:after="0"/>
        <w:ind w:left="1080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50"/>
        <w:gridCol w:w="2203"/>
        <w:gridCol w:w="1998"/>
        <w:gridCol w:w="1985"/>
      </w:tblGrid>
      <w:tr w:rsidR="004B40F9" w14:paraId="6A463080" w14:textId="77777777" w:rsidTr="00306C79">
        <w:tc>
          <w:tcPr>
            <w:tcW w:w="1750" w:type="dxa"/>
          </w:tcPr>
          <w:p w14:paraId="62B40C93" w14:textId="00221E3E" w:rsidR="005F6728" w:rsidRDefault="007127E3" w:rsidP="00306C7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Machine Type</w:t>
            </w:r>
          </w:p>
        </w:tc>
        <w:tc>
          <w:tcPr>
            <w:tcW w:w="2203" w:type="dxa"/>
          </w:tcPr>
          <w:p w14:paraId="30534FFA" w14:textId="07C161DB" w:rsidR="005F6728" w:rsidRDefault="007127E3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Price</w:t>
            </w:r>
            <w:r w:rsidR="0075597F">
              <w:rPr>
                <w:rFonts w:ascii="TH Sarabun New" w:hAnsi="TH Sarabun New" w:cs="TH Sarabun New"/>
                <w:sz w:val="32"/>
                <w:szCs w:val="32"/>
              </w:rPr>
              <w:t xml:space="preserve"> (Coins)</w:t>
            </w:r>
          </w:p>
        </w:tc>
        <w:tc>
          <w:tcPr>
            <w:tcW w:w="1998" w:type="dxa"/>
          </w:tcPr>
          <w:p w14:paraId="072FE4DE" w14:textId="641ABDB3" w:rsidR="005F6728" w:rsidRDefault="007127E3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Efficiency</w:t>
            </w:r>
          </w:p>
        </w:tc>
        <w:tc>
          <w:tcPr>
            <w:tcW w:w="1985" w:type="dxa"/>
          </w:tcPr>
          <w:p w14:paraId="536BD138" w14:textId="5B6A790F" w:rsidR="005F6728" w:rsidRDefault="004B40F9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Function</w:t>
            </w:r>
          </w:p>
        </w:tc>
      </w:tr>
      <w:tr w:rsidR="0096301E" w14:paraId="25570207" w14:textId="77777777" w:rsidTr="00306C79">
        <w:tc>
          <w:tcPr>
            <w:tcW w:w="1750" w:type="dxa"/>
          </w:tcPr>
          <w:p w14:paraId="21BF9291" w14:textId="7D3BD532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Conveyor</w:t>
            </w:r>
          </w:p>
        </w:tc>
        <w:tc>
          <w:tcPr>
            <w:tcW w:w="2203" w:type="dxa"/>
          </w:tcPr>
          <w:p w14:paraId="4D668603" w14:textId="63ADCBBB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998" w:type="dxa"/>
            <w:vMerge w:val="restart"/>
          </w:tcPr>
          <w:p w14:paraId="713009E9" w14:textId="14BF662A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40/min</w:t>
            </w:r>
          </w:p>
        </w:tc>
        <w:tc>
          <w:tcPr>
            <w:tcW w:w="1985" w:type="dxa"/>
            <w:vMerge w:val="restart"/>
          </w:tcPr>
          <w:p w14:paraId="5AF93444" w14:textId="52A9CEA0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Manipulate item locations</w:t>
            </w:r>
          </w:p>
        </w:tc>
      </w:tr>
      <w:tr w:rsidR="0096301E" w14:paraId="3B5AD370" w14:textId="77777777" w:rsidTr="00306C79">
        <w:tc>
          <w:tcPr>
            <w:tcW w:w="1750" w:type="dxa"/>
          </w:tcPr>
          <w:p w14:paraId="15F57A8C" w14:textId="46D5D924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Conveyor Splitter/Merger</w:t>
            </w:r>
          </w:p>
        </w:tc>
        <w:tc>
          <w:tcPr>
            <w:tcW w:w="2203" w:type="dxa"/>
          </w:tcPr>
          <w:p w14:paraId="056B0296" w14:textId="114B8549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998" w:type="dxa"/>
            <w:vMerge/>
          </w:tcPr>
          <w:p w14:paraId="754EF108" w14:textId="77777777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985" w:type="dxa"/>
            <w:vMerge/>
          </w:tcPr>
          <w:p w14:paraId="7081B71D" w14:textId="77777777" w:rsidR="0096301E" w:rsidRDefault="0096301E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40F9" w14:paraId="50717297" w14:textId="77777777" w:rsidTr="00306C79">
        <w:tc>
          <w:tcPr>
            <w:tcW w:w="1750" w:type="dxa"/>
          </w:tcPr>
          <w:p w14:paraId="266E4BED" w14:textId="78E07A57" w:rsidR="005F6728" w:rsidRDefault="00306C79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Loom</w:t>
            </w:r>
          </w:p>
        </w:tc>
        <w:tc>
          <w:tcPr>
            <w:tcW w:w="2203" w:type="dxa"/>
          </w:tcPr>
          <w:p w14:paraId="70638D93" w14:textId="07ADF2D6" w:rsidR="005F6728" w:rsidRDefault="0075597F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1998" w:type="dxa"/>
          </w:tcPr>
          <w:p w14:paraId="363B2F5F" w14:textId="1A3C9D0E" w:rsidR="005F6728" w:rsidRDefault="003E3D7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20/min</w:t>
            </w:r>
          </w:p>
        </w:tc>
        <w:tc>
          <w:tcPr>
            <w:tcW w:w="1985" w:type="dxa"/>
          </w:tcPr>
          <w:p w14:paraId="179529CE" w14:textId="0DE25756" w:rsidR="005F6728" w:rsidRDefault="00011CB8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  <w:r w:rsidR="00EE288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D75B00">
              <w:rPr>
                <w:rFonts w:ascii="TH Sarabun New" w:hAnsi="TH Sarabun New" w:cs="TH Sarabun New"/>
                <w:sz w:val="32"/>
                <w:szCs w:val="32"/>
              </w:rPr>
              <w:t>Cotton</w:t>
            </w:r>
            <w:r w:rsidR="002973EF">
              <w:rPr>
                <w:rFonts w:ascii="TH Sarabun New" w:hAnsi="TH Sarabun New" w:cs="TH Sarabun New"/>
                <w:sz w:val="32"/>
                <w:szCs w:val="32"/>
              </w:rPr>
              <w:t xml:space="preserve"> -&gt; 1 Thread</w:t>
            </w:r>
          </w:p>
        </w:tc>
      </w:tr>
      <w:tr w:rsidR="004B40F9" w14:paraId="413BB2F6" w14:textId="77777777" w:rsidTr="00306C79">
        <w:tc>
          <w:tcPr>
            <w:tcW w:w="1750" w:type="dxa"/>
          </w:tcPr>
          <w:p w14:paraId="2B45F1E2" w14:textId="5B19FF23" w:rsidR="005F6728" w:rsidRDefault="00306C79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Sewing Machine</w:t>
            </w:r>
          </w:p>
        </w:tc>
        <w:tc>
          <w:tcPr>
            <w:tcW w:w="2203" w:type="dxa"/>
          </w:tcPr>
          <w:p w14:paraId="355D3B93" w14:textId="1FD3F487" w:rsidR="005F6728" w:rsidRDefault="0075597F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1998" w:type="dxa"/>
          </w:tcPr>
          <w:p w14:paraId="54C35363" w14:textId="4EB6A57A" w:rsidR="005F6728" w:rsidRDefault="003E3D76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20/min</w:t>
            </w:r>
          </w:p>
        </w:tc>
        <w:tc>
          <w:tcPr>
            <w:tcW w:w="1985" w:type="dxa"/>
          </w:tcPr>
          <w:p w14:paraId="6462E6C3" w14:textId="018D611A" w:rsidR="005F6728" w:rsidRDefault="002973EF" w:rsidP="004E63C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 Threads -&gt; 1 s</w:t>
            </w:r>
            <w:r w:rsidR="00310A84">
              <w:rPr>
                <w:rFonts w:ascii="TH Sarabun New" w:hAnsi="TH Sarabun New" w:cs="TH Sarabun New"/>
                <w:sz w:val="32"/>
                <w:szCs w:val="32"/>
              </w:rPr>
              <w:t>hirt</w:t>
            </w:r>
          </w:p>
        </w:tc>
      </w:tr>
      <w:tr w:rsidR="003E3D76" w14:paraId="714B4356" w14:textId="77777777" w:rsidTr="00306C79">
        <w:tc>
          <w:tcPr>
            <w:tcW w:w="1750" w:type="dxa"/>
          </w:tcPr>
          <w:p w14:paraId="2A4D6554" w14:textId="4DE62183" w:rsidR="003E3D76" w:rsidRDefault="003E3D76" w:rsidP="003E3D76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</w:rPr>
              <w:t>Silkscreener</w:t>
            </w:r>
            <w:proofErr w:type="spellEnd"/>
          </w:p>
        </w:tc>
        <w:tc>
          <w:tcPr>
            <w:tcW w:w="2203" w:type="dxa"/>
          </w:tcPr>
          <w:p w14:paraId="763518CF" w14:textId="612185A5" w:rsidR="003E3D76" w:rsidRDefault="003E3D76" w:rsidP="003E3D7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1998" w:type="dxa"/>
          </w:tcPr>
          <w:p w14:paraId="6E05C079" w14:textId="17ACF432" w:rsidR="003E3D76" w:rsidRDefault="003E3D76" w:rsidP="003E3D7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15/min</w:t>
            </w:r>
          </w:p>
        </w:tc>
        <w:tc>
          <w:tcPr>
            <w:tcW w:w="1985" w:type="dxa"/>
          </w:tcPr>
          <w:p w14:paraId="6DB5C4C9" w14:textId="3DC3471B" w:rsidR="003E3D76" w:rsidRDefault="00083E9F" w:rsidP="003E3D76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 Shirt + 1 Dye -&gt; 1 Screened shirt</w:t>
            </w:r>
          </w:p>
        </w:tc>
      </w:tr>
      <w:tr w:rsidR="002055F1" w14:paraId="1E780613" w14:textId="77777777" w:rsidTr="00306C79">
        <w:tc>
          <w:tcPr>
            <w:tcW w:w="1750" w:type="dxa"/>
          </w:tcPr>
          <w:p w14:paraId="6F631EDE" w14:textId="73981B61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Dyeing Machine</w:t>
            </w:r>
          </w:p>
        </w:tc>
        <w:tc>
          <w:tcPr>
            <w:tcW w:w="2203" w:type="dxa"/>
          </w:tcPr>
          <w:p w14:paraId="48A428C1" w14:textId="7A8E4FE6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40</w:t>
            </w:r>
          </w:p>
        </w:tc>
        <w:tc>
          <w:tcPr>
            <w:tcW w:w="1998" w:type="dxa"/>
          </w:tcPr>
          <w:p w14:paraId="5CBC4290" w14:textId="28E7A504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15/min</w:t>
            </w:r>
          </w:p>
        </w:tc>
        <w:tc>
          <w:tcPr>
            <w:tcW w:w="1985" w:type="dxa"/>
          </w:tcPr>
          <w:p w14:paraId="3D526EF8" w14:textId="5172BB04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 Shirt + 1 Dye -&gt; 1 Dyed shirt</w:t>
            </w:r>
          </w:p>
        </w:tc>
      </w:tr>
      <w:tr w:rsidR="002055F1" w14:paraId="7C689C26" w14:textId="77777777" w:rsidTr="00306C79">
        <w:tc>
          <w:tcPr>
            <w:tcW w:w="1750" w:type="dxa"/>
          </w:tcPr>
          <w:p w14:paraId="7D8DC28B" w14:textId="51EB5672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Packager</w:t>
            </w:r>
          </w:p>
        </w:tc>
        <w:tc>
          <w:tcPr>
            <w:tcW w:w="2203" w:type="dxa"/>
          </w:tcPr>
          <w:p w14:paraId="426D3ED0" w14:textId="1AEB6164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100</w:t>
            </w:r>
          </w:p>
        </w:tc>
        <w:tc>
          <w:tcPr>
            <w:tcW w:w="1998" w:type="dxa"/>
          </w:tcPr>
          <w:p w14:paraId="740F9630" w14:textId="36722733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30/min</w:t>
            </w:r>
          </w:p>
        </w:tc>
        <w:tc>
          <w:tcPr>
            <w:tcW w:w="1985" w:type="dxa"/>
          </w:tcPr>
          <w:p w14:paraId="1501AD78" w14:textId="3595DF80" w:rsidR="002055F1" w:rsidRDefault="002055F1" w:rsidP="002055F1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 Shirt -&gt; 1 Packaged Shirt</w:t>
            </w:r>
          </w:p>
        </w:tc>
      </w:tr>
    </w:tbl>
    <w:p w14:paraId="7E9F8449" w14:textId="05EFF685" w:rsidR="00AE74D5" w:rsidRPr="004D1890" w:rsidRDefault="00AE74D5" w:rsidP="00AE74D5">
      <w:pPr>
        <w:ind w:left="1134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4D18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 w:rsidR="009667EE">
        <w:rPr>
          <w:rFonts w:ascii="TH Sarabun New" w:hAnsi="TH Sarabun New" w:cs="TH Sarabun New"/>
          <w:b/>
          <w:bCs/>
          <w:sz w:val="32"/>
          <w:szCs w:val="32"/>
        </w:rPr>
        <w:t>3.1.2</w:t>
      </w:r>
      <w:r w:rsidRPr="004D1890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D1890" w:rsidRPr="004D1890">
        <w:rPr>
          <w:rFonts w:ascii="TH Sarabun New" w:hAnsi="TH Sarabun New" w:cs="TH Sarabun New" w:hint="cs"/>
          <w:b/>
          <w:bCs/>
          <w:sz w:val="32"/>
          <w:szCs w:val="32"/>
          <w:cs/>
        </w:rPr>
        <w:t>ข้อมูลของเครื่องจักรในเกม</w:t>
      </w:r>
    </w:p>
    <w:p w14:paraId="5ED1DDED" w14:textId="64423EA8" w:rsidR="00A47DF9" w:rsidRPr="004E63CF" w:rsidRDefault="00AE74D5" w:rsidP="00AE74D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7C11671B" w14:textId="08B919CF" w:rsidR="00B90369" w:rsidRDefault="0085542F" w:rsidP="00B90369">
      <w:pPr>
        <w:pStyle w:val="ListParagraph"/>
        <w:numPr>
          <w:ilvl w:val="0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 w:rsidRPr="00E919DB">
        <w:rPr>
          <w:rFonts w:ascii="TH Sarabun New" w:hAnsi="TH Sarabun New" w:cs="TH Sarabun New"/>
          <w:sz w:val="32"/>
          <w:szCs w:val="32"/>
          <w:cs/>
        </w:rPr>
        <w:lastRenderedPageBreak/>
        <w:t>ขั้นตอนในการดำเนินงาน</w:t>
      </w:r>
    </w:p>
    <w:p w14:paraId="49E649D5" w14:textId="5A2CCEC0" w:rsidR="007A3C03" w:rsidRDefault="0023730C" w:rsidP="007A3C03">
      <w:pPr>
        <w:pStyle w:val="ListParagraph"/>
        <w:numPr>
          <w:ilvl w:val="1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ออกแบบเกม</w:t>
      </w:r>
    </w:p>
    <w:p w14:paraId="117126ED" w14:textId="5647F916" w:rsidR="00577569" w:rsidRDefault="00EA1300" w:rsidP="007A3C03">
      <w:pPr>
        <w:pStyle w:val="ListParagraph"/>
        <w:numPr>
          <w:ilvl w:val="1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</w:t>
      </w:r>
      <w:r>
        <w:rPr>
          <w:rFonts w:ascii="TH Sarabun New" w:hAnsi="TH Sarabun New" w:cs="TH Sarabun New"/>
          <w:sz w:val="32"/>
          <w:szCs w:val="32"/>
        </w:rPr>
        <w:t xml:space="preserve"> Sprite</w:t>
      </w:r>
    </w:p>
    <w:p w14:paraId="016EE60F" w14:textId="020C4BB4" w:rsidR="00EA1300" w:rsidRDefault="00EA1300" w:rsidP="007A3C03">
      <w:pPr>
        <w:pStyle w:val="ListParagraph"/>
        <w:numPr>
          <w:ilvl w:val="1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พัฒนาเกม</w:t>
      </w:r>
    </w:p>
    <w:p w14:paraId="6F3A2DD0" w14:textId="28C24974" w:rsidR="00EA4A7E" w:rsidRDefault="007F3948" w:rsidP="00EA4A7E">
      <w:pPr>
        <w:pStyle w:val="ListParagraph"/>
        <w:numPr>
          <w:ilvl w:val="1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 xml:space="preserve">Animation </w:t>
      </w:r>
    </w:p>
    <w:p w14:paraId="16D3EA34" w14:textId="31BAE235" w:rsidR="00654937" w:rsidRDefault="00EA4A7E" w:rsidP="00654937">
      <w:pPr>
        <w:pStyle w:val="ListParagraph"/>
        <w:numPr>
          <w:ilvl w:val="1"/>
          <w:numId w:val="7"/>
        </w:num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เล่น และทดสอบเกม</w:t>
      </w:r>
    </w:p>
    <w:p w14:paraId="26422A56" w14:textId="77777777" w:rsidR="00654937" w:rsidRPr="00654937" w:rsidRDefault="00654937" w:rsidP="00654937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44C3D9D0" w14:textId="107C1A63" w:rsidR="00D01B6D" w:rsidRDefault="00654937" w:rsidP="00D4326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1A4C2F8" wp14:editId="040D0B7B">
            <wp:extent cx="5732780" cy="60267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91FB" w14:textId="4FAF8FB2" w:rsidR="00655F32" w:rsidRPr="00D43263" w:rsidRDefault="00D43263" w:rsidP="00D43263">
      <w:pPr>
        <w:pStyle w:val="NormalforReport"/>
        <w:jc w:val="center"/>
        <w:rPr>
          <w:b/>
          <w:bCs/>
        </w:rPr>
      </w:pPr>
      <w:bookmarkStart w:id="1" w:name="_Hlk99902293"/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3.2.1</w:t>
      </w:r>
      <w:r>
        <w:rPr>
          <w:rFonts w:hint="cs"/>
          <w:b/>
          <w:bCs/>
          <w:cs/>
        </w:rPr>
        <w:t xml:space="preserve"> แผนผังการทำงานของเกม</w:t>
      </w:r>
      <w:bookmarkEnd w:id="1"/>
      <w:r w:rsidR="00C81758">
        <w:br w:type="page"/>
      </w:r>
    </w:p>
    <w:p w14:paraId="15F05D86" w14:textId="77777777" w:rsidR="00655F32" w:rsidRPr="00E919DB" w:rsidRDefault="00655F32" w:rsidP="00655F32">
      <w:pPr>
        <w:pStyle w:val="ListParagraph"/>
        <w:spacing w:after="0"/>
        <w:ind w:left="108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4</w:t>
      </w:r>
    </w:p>
    <w:p w14:paraId="76817884" w14:textId="08EE3DA8" w:rsidR="00A279BB" w:rsidRDefault="00655F32" w:rsidP="00A279BB">
      <w:pPr>
        <w:pStyle w:val="ListParagraph"/>
        <w:spacing w:after="0"/>
        <w:ind w:left="108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ผลการศึกษา</w:t>
      </w:r>
    </w:p>
    <w:p w14:paraId="22EA52DF" w14:textId="0641B280" w:rsidR="0094130D" w:rsidRPr="006C7443" w:rsidRDefault="00A33879" w:rsidP="006C7443">
      <w:pPr>
        <w:spacing w:after="0"/>
        <w:ind w:firstLine="72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fl</w:t>
      </w:r>
      <w:r w:rsidR="00F9056D">
        <w:rPr>
          <w:rFonts w:ascii="TH Sarabun New" w:hAnsi="TH Sarabun New" w:cs="TH Sarabun New"/>
          <w:sz w:val="32"/>
          <w:szCs w:val="32"/>
        </w:rPr>
        <w:t>a</w:t>
      </w:r>
      <w:r>
        <w:rPr>
          <w:rFonts w:ascii="TH Sarabun New" w:hAnsi="TH Sarabun New" w:cs="TH Sarabun New"/>
          <w:sz w:val="32"/>
          <w:szCs w:val="32"/>
        </w:rPr>
        <w:t>xibility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ได้</w:t>
      </w:r>
      <w:r w:rsidR="00F9056D">
        <w:rPr>
          <w:rFonts w:ascii="TH Sarabun New" w:hAnsi="TH Sarabun New" w:cs="TH Sarabun New" w:hint="cs"/>
          <w:sz w:val="32"/>
          <w:szCs w:val="32"/>
          <w:cs/>
        </w:rPr>
        <w:t xml:space="preserve">ใช้ระบบการติดตาม </w:t>
      </w:r>
      <w:r w:rsidR="00F9056D">
        <w:rPr>
          <w:rFonts w:ascii="TH Sarabun New" w:hAnsi="TH Sarabun New" w:cs="TH Sarabun New"/>
          <w:sz w:val="32"/>
          <w:szCs w:val="32"/>
        </w:rPr>
        <w:t xml:space="preserve">Source Code “Git” </w:t>
      </w:r>
      <w:r w:rsidR="00F9056D">
        <w:rPr>
          <w:rFonts w:ascii="TH Sarabun New" w:hAnsi="TH Sarabun New" w:cs="TH Sarabun New" w:hint="cs"/>
          <w:sz w:val="32"/>
          <w:szCs w:val="32"/>
          <w:cs/>
        </w:rPr>
        <w:t>โดยผู้</w:t>
      </w:r>
      <w:r w:rsidR="00A34A67">
        <w:rPr>
          <w:rFonts w:ascii="TH Sarabun New" w:hAnsi="TH Sarabun New" w:cs="TH Sarabun New" w:hint="cs"/>
          <w:sz w:val="32"/>
          <w:szCs w:val="32"/>
          <w:cs/>
        </w:rPr>
        <w:t>ที่มีความสนใจจะศึกษา</w:t>
      </w:r>
      <w:r w:rsidR="00FC28C5">
        <w:rPr>
          <w:rFonts w:ascii="TH Sarabun New" w:hAnsi="TH Sarabun New" w:cs="TH Sarabun New" w:hint="cs"/>
          <w:sz w:val="32"/>
          <w:szCs w:val="32"/>
          <w:cs/>
        </w:rPr>
        <w:t>การทำงานของเกม</w:t>
      </w:r>
      <w:r w:rsidR="00A34A67">
        <w:rPr>
          <w:rFonts w:ascii="TH Sarabun New" w:hAnsi="TH Sarabun New" w:cs="TH Sarabun New"/>
          <w:sz w:val="32"/>
          <w:szCs w:val="32"/>
        </w:rPr>
        <w:t xml:space="preserve"> </w:t>
      </w:r>
      <w:r w:rsidR="00A34A67">
        <w:rPr>
          <w:rFonts w:ascii="TH Sarabun New" w:hAnsi="TH Sarabun New" w:cs="TH Sarabun New" w:hint="cs"/>
          <w:sz w:val="32"/>
          <w:szCs w:val="32"/>
          <w:cs/>
        </w:rPr>
        <w:t>สามารถ</w:t>
      </w:r>
      <w:r w:rsidR="00C91B0A">
        <w:rPr>
          <w:rFonts w:ascii="TH Sarabun New" w:hAnsi="TH Sarabun New" w:cs="TH Sarabun New" w:hint="cs"/>
          <w:sz w:val="32"/>
          <w:szCs w:val="32"/>
          <w:cs/>
        </w:rPr>
        <w:t>รับไฟล์</w:t>
      </w:r>
      <w:r w:rsidR="00AB586B">
        <w:rPr>
          <w:rFonts w:ascii="TH Sarabun New" w:hAnsi="TH Sarabun New" w:cs="TH Sarabun New" w:hint="cs"/>
          <w:sz w:val="32"/>
          <w:szCs w:val="32"/>
          <w:cs/>
        </w:rPr>
        <w:t xml:space="preserve">ได้จาก </w:t>
      </w:r>
      <w:r w:rsidR="00AB586B">
        <w:rPr>
          <w:rFonts w:ascii="TH Sarabun New" w:hAnsi="TH Sarabun New" w:cs="TH Sarabun New"/>
          <w:sz w:val="32"/>
          <w:szCs w:val="32"/>
        </w:rPr>
        <w:t xml:space="preserve">GitHub </w:t>
      </w:r>
      <w:r w:rsidR="00AB586B">
        <w:rPr>
          <w:rFonts w:ascii="TH Sarabun New" w:hAnsi="TH Sarabun New" w:cs="TH Sarabun New" w:hint="cs"/>
          <w:sz w:val="32"/>
          <w:szCs w:val="32"/>
          <w:cs/>
        </w:rPr>
        <w:t>ผ่าน</w:t>
      </w:r>
      <w:r w:rsidR="003C32FC">
        <w:rPr>
          <w:rFonts w:ascii="TH Sarabun New" w:hAnsi="TH Sarabun New" w:cs="TH Sarabun New" w:hint="cs"/>
          <w:sz w:val="32"/>
          <w:szCs w:val="32"/>
          <w:cs/>
        </w:rPr>
        <w:t>ทาง</w:t>
      </w:r>
      <w:r w:rsidR="006C744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C7443">
        <w:rPr>
          <w:rFonts w:ascii="TH Sarabun New" w:hAnsi="TH Sarabun New" w:cs="TH Sarabun New"/>
          <w:sz w:val="32"/>
          <w:szCs w:val="32"/>
        </w:rPr>
        <w:t>https://</w:t>
      </w:r>
      <w:r w:rsidR="006C7443" w:rsidRPr="006C7443">
        <w:rPr>
          <w:rFonts w:ascii="TH Sarabun New" w:hAnsi="TH Sarabun New" w:cs="TH Sarabun New"/>
          <w:sz w:val="32"/>
          <w:szCs w:val="32"/>
        </w:rPr>
        <w:t>phuwit.sunad.party/flaxibility</w:t>
      </w:r>
      <w:r w:rsidR="00AB586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C7443">
        <w:rPr>
          <w:rFonts w:ascii="TH Sarabun New" w:hAnsi="TH Sarabun New" w:cs="TH Sarabun New" w:hint="cs"/>
          <w:sz w:val="32"/>
          <w:szCs w:val="32"/>
          <w:cs/>
        </w:rPr>
        <w:t xml:space="preserve">หรือทาง </w:t>
      </w:r>
      <w:r w:rsidR="006C7443">
        <w:rPr>
          <w:rFonts w:ascii="TH Sarabun New" w:hAnsi="TH Sarabun New" w:cs="TH Sarabun New"/>
          <w:sz w:val="32"/>
          <w:szCs w:val="32"/>
        </w:rPr>
        <w:t>https://</w:t>
      </w:r>
      <w:r w:rsidR="0036344C" w:rsidRPr="0036344C">
        <w:rPr>
          <w:rFonts w:ascii="TH Sarabun New" w:hAnsi="TH Sarabun New" w:cs="TH Sarabun New"/>
          <w:sz w:val="32"/>
          <w:szCs w:val="32"/>
        </w:rPr>
        <w:t>github.com/phuwit/flaxibility</w:t>
      </w:r>
      <w:r w:rsidR="0036344C">
        <w:rPr>
          <w:rFonts w:ascii="TH Sarabun New" w:hAnsi="TH Sarabun New" w:cs="TH Sarabun New"/>
          <w:sz w:val="32"/>
          <w:szCs w:val="32"/>
        </w:rPr>
        <w:t xml:space="preserve"> </w:t>
      </w:r>
    </w:p>
    <w:p w14:paraId="7CA4FF2A" w14:textId="77777777" w:rsidR="00BF3B2F" w:rsidRDefault="00BF3B2F" w:rsidP="00BF3B2F">
      <w:pPr>
        <w:pStyle w:val="Heading2forReport"/>
        <w:ind w:firstLine="284"/>
      </w:pPr>
      <w:r>
        <w:t>Sprites</w:t>
      </w:r>
    </w:p>
    <w:p w14:paraId="391E1FE3" w14:textId="2372E1EF" w:rsidR="000B0545" w:rsidRDefault="00BF3B2F" w:rsidP="00BF3B2F">
      <w:pPr>
        <w:pStyle w:val="NormalforReport"/>
      </w:pPr>
      <w:r>
        <w:tab/>
      </w:r>
      <w:r w:rsidR="00241938">
        <w:t xml:space="preserve">Sprite </w:t>
      </w:r>
      <w:r w:rsidR="00765653">
        <w:rPr>
          <w:rFonts w:hint="cs"/>
          <w:cs/>
        </w:rPr>
        <w:t>ในเกมนี้</w:t>
      </w:r>
      <w:r w:rsidR="00FC1CA7">
        <w:rPr>
          <w:rFonts w:hint="cs"/>
          <w:cs/>
        </w:rPr>
        <w:t xml:space="preserve">จะเป็นรูปแบบ </w:t>
      </w:r>
      <w:r w:rsidR="00FC1CA7">
        <w:t>Vector Art</w:t>
      </w:r>
      <w:r w:rsidR="00D541C6">
        <w:rPr>
          <w:rFonts w:hint="cs"/>
          <w:cs/>
        </w:rPr>
        <w:t xml:space="preserve"> สกุล </w:t>
      </w:r>
      <w:proofErr w:type="spellStart"/>
      <w:r w:rsidR="00D541C6">
        <w:t>svg</w:t>
      </w:r>
      <w:proofErr w:type="spellEnd"/>
      <w:r w:rsidR="000C05F3">
        <w:rPr>
          <w:rFonts w:hint="cs"/>
          <w:cs/>
        </w:rPr>
        <w:t xml:space="preserve"> ที่สร้างจากโปรแกรม </w:t>
      </w:r>
      <w:r w:rsidR="000C05F3">
        <w:t>Inkscape</w:t>
      </w:r>
      <w:r w:rsidR="002B7175">
        <w:rPr>
          <w:rFonts w:hint="cs"/>
          <w:cs/>
        </w:rPr>
        <w:t xml:space="preserve"> ซึ่ง </w:t>
      </w:r>
      <w:r w:rsidR="002B7175">
        <w:t xml:space="preserve">Godot Engine </w:t>
      </w:r>
      <w:r w:rsidR="002B7175">
        <w:rPr>
          <w:rFonts w:hint="cs"/>
          <w:cs/>
        </w:rPr>
        <w:t>รองรับไฟล์ประเภทนี้ได้อย่างดี</w:t>
      </w:r>
      <w:r w:rsidR="00FC1CA7">
        <w:t xml:space="preserve"> </w:t>
      </w:r>
      <w:r w:rsidR="00075806">
        <w:rPr>
          <w:rFonts w:hint="cs"/>
          <w:cs/>
        </w:rPr>
        <w:t>ไฟล์ประเภทนี้</w:t>
      </w:r>
      <w:r w:rsidR="002B7175">
        <w:rPr>
          <w:rFonts w:hint="cs"/>
          <w:cs/>
        </w:rPr>
        <w:t>มีข้อดีคือการแก้ไขได้ง่าย</w:t>
      </w:r>
      <w:r w:rsidR="00075806">
        <w:rPr>
          <w:rFonts w:hint="cs"/>
          <w:cs/>
        </w:rPr>
        <w:t xml:space="preserve"> </w:t>
      </w:r>
      <w:r w:rsidR="00B305A2">
        <w:rPr>
          <w:rFonts w:hint="cs"/>
          <w:cs/>
        </w:rPr>
        <w:t>และ</w:t>
      </w:r>
      <w:r w:rsidR="00B31891">
        <w:rPr>
          <w:rFonts w:hint="cs"/>
          <w:cs/>
        </w:rPr>
        <w:t xml:space="preserve">สามารถเห็นการเปลี่ยนแปลงได้ทันทีใน </w:t>
      </w:r>
      <w:r w:rsidR="00B31891">
        <w:t>Godot Engine</w:t>
      </w:r>
      <w:r w:rsidR="002B7175">
        <w:rPr>
          <w:rFonts w:hint="cs"/>
          <w:cs/>
        </w:rPr>
        <w:t xml:space="preserve"> </w:t>
      </w:r>
      <w:r w:rsidR="00B31891">
        <w:rPr>
          <w:rFonts w:hint="cs"/>
          <w:cs/>
        </w:rPr>
        <w:t>เครื่องจักร</w:t>
      </w:r>
      <w:r w:rsidR="00574DD5">
        <w:rPr>
          <w:rFonts w:hint="cs"/>
          <w:cs/>
        </w:rPr>
        <w:t>มีการออกแบบอย่างเรียบง่าย ไม่มี</w:t>
      </w:r>
      <w:r w:rsidR="00B3752F">
        <w:rPr>
          <w:rFonts w:hint="cs"/>
          <w:cs/>
        </w:rPr>
        <w:t>ราย</w:t>
      </w:r>
      <w:r w:rsidR="00873936">
        <w:rPr>
          <w:rFonts w:hint="cs"/>
          <w:cs/>
        </w:rPr>
        <w:t xml:space="preserve">ละเอียดมาก </w:t>
      </w:r>
      <w:r w:rsidR="00B31891">
        <w:rPr>
          <w:rFonts w:hint="cs"/>
          <w:cs/>
        </w:rPr>
        <w:t>มีการ</w:t>
      </w:r>
      <w:r w:rsidR="00873936">
        <w:rPr>
          <w:rFonts w:hint="cs"/>
          <w:cs/>
        </w:rPr>
        <w:t>ใช้สี</w:t>
      </w:r>
      <w:r w:rsidR="005C3014">
        <w:rPr>
          <w:rFonts w:hint="cs"/>
          <w:cs/>
        </w:rPr>
        <w:t>ขาว</w:t>
      </w:r>
      <w:r w:rsidR="005C3014">
        <w:t>,</w:t>
      </w:r>
      <w:r w:rsidR="005C3014">
        <w:rPr>
          <w:rFonts w:hint="cs"/>
          <w:cs/>
        </w:rPr>
        <w:t xml:space="preserve"> </w:t>
      </w:r>
      <w:r w:rsidR="00655902">
        <w:rPr>
          <w:rFonts w:hint="cs"/>
          <w:cs/>
        </w:rPr>
        <w:t>เทา</w:t>
      </w:r>
      <w:r w:rsidR="005C3014">
        <w:t>,</w:t>
      </w:r>
      <w:r w:rsidR="005C3014">
        <w:rPr>
          <w:rFonts w:hint="cs"/>
          <w:cs/>
        </w:rPr>
        <w:t xml:space="preserve"> ดำ</w:t>
      </w:r>
      <w:r w:rsidR="005C3014">
        <w:t>,</w:t>
      </w:r>
      <w:r w:rsidR="00655902">
        <w:rPr>
          <w:rFonts w:hint="cs"/>
          <w:cs/>
        </w:rPr>
        <w:t xml:space="preserve"> กับ</w:t>
      </w:r>
      <w:r w:rsidR="00217726">
        <w:rPr>
          <w:rFonts w:hint="cs"/>
          <w:cs/>
        </w:rPr>
        <w:t>ม่</w:t>
      </w:r>
      <w:r w:rsidR="00655902">
        <w:rPr>
          <w:rFonts w:hint="cs"/>
          <w:cs/>
        </w:rPr>
        <w:t xml:space="preserve">วงจาก </w:t>
      </w:r>
      <w:r w:rsidR="00655902">
        <w:t xml:space="preserve">Material Design Palette 2014 </w:t>
      </w:r>
      <w:r w:rsidR="00B31891">
        <w:rPr>
          <w:rFonts w:hint="cs"/>
          <w:cs/>
        </w:rPr>
        <w:t>เป็นหลัก</w:t>
      </w:r>
    </w:p>
    <w:p w14:paraId="1FE9A164" w14:textId="4B59F2F3" w:rsidR="00572FBA" w:rsidRDefault="00572FBA" w:rsidP="00572FBA">
      <w:pPr>
        <w:pStyle w:val="NormalforReport"/>
        <w:jc w:val="center"/>
      </w:pPr>
      <w:r>
        <w:rPr>
          <w:noProof/>
        </w:rPr>
        <w:drawing>
          <wp:inline distT="0" distB="0" distL="0" distR="0" wp14:anchorId="54CA40B3" wp14:editId="0791C205">
            <wp:extent cx="5040000" cy="2669648"/>
            <wp:effectExtent l="0" t="0" r="825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E2A2" w14:textId="46038B99" w:rsidR="00CA29D5" w:rsidRDefault="00572FBA" w:rsidP="00915219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>
        <w:rPr>
          <w:b/>
          <w:bCs/>
        </w:rPr>
        <w:t xml:space="preserve"> Inkscape UI</w:t>
      </w:r>
    </w:p>
    <w:p w14:paraId="3903BA92" w14:textId="3BE69BC3" w:rsidR="003D1301" w:rsidRDefault="003D1301" w:rsidP="00BC0D75">
      <w:pPr>
        <w:pStyle w:val="NormalforReport"/>
        <w:ind w:firstLine="720"/>
      </w:pPr>
      <w:r>
        <w:t xml:space="preserve">Logo </w:t>
      </w:r>
      <w:r>
        <w:rPr>
          <w:rFonts w:hint="cs"/>
          <w:cs/>
        </w:rPr>
        <w:t>ของเกมได้มีการ</w:t>
      </w:r>
      <w:r w:rsidR="00D940E8">
        <w:rPr>
          <w:rFonts w:hint="cs"/>
          <w:cs/>
        </w:rPr>
        <w:t>ออกแบบอย่างเรียบง่ายเช่นกัน และ</w:t>
      </w:r>
      <w:r w:rsidR="000C20DD">
        <w:rPr>
          <w:rFonts w:hint="cs"/>
          <w:cs/>
        </w:rPr>
        <w:t>ออกแบบเป็น</w:t>
      </w:r>
      <w:r w:rsidR="0097121D">
        <w:rPr>
          <w:rFonts w:hint="cs"/>
          <w:cs/>
        </w:rPr>
        <w:t>เส้น</w:t>
      </w:r>
      <w:r w:rsidR="00B76A31">
        <w:rPr>
          <w:rFonts w:hint="cs"/>
          <w:cs/>
        </w:rPr>
        <w:t>ยาวๆ</w:t>
      </w:r>
      <w:r w:rsidR="00855F89">
        <w:rPr>
          <w:rFonts w:hint="cs"/>
          <w:cs/>
        </w:rPr>
        <w:t xml:space="preserve"> เส้นหลักกับ</w:t>
      </w:r>
      <w:r w:rsidR="00872B23">
        <w:rPr>
          <w:rFonts w:hint="cs"/>
          <w:cs/>
        </w:rPr>
        <w:t>เส้นเล็กๆ ที่เป็น</w:t>
      </w:r>
      <w:r w:rsidR="007E1E3E">
        <w:rPr>
          <w:rFonts w:hint="cs"/>
          <w:cs/>
        </w:rPr>
        <w:t xml:space="preserve">ส่วนที่แยกออดมาจากตัวอักษรหลัก </w:t>
      </w:r>
      <w:r w:rsidR="005D51B5">
        <w:rPr>
          <w:rFonts w:hint="cs"/>
          <w:cs/>
        </w:rPr>
        <w:t>มีการ</w:t>
      </w:r>
      <w:r>
        <w:rPr>
          <w:rFonts w:hint="cs"/>
          <w:cs/>
        </w:rPr>
        <w:t xml:space="preserve">ร่างด้วย </w:t>
      </w:r>
      <w:r>
        <w:t>Procreate</w:t>
      </w:r>
      <w:r w:rsidR="00BC0D75">
        <w:t xml:space="preserve"> </w:t>
      </w:r>
      <w:r w:rsidR="00BF32F1">
        <w:rPr>
          <w:rFonts w:hint="cs"/>
          <w:cs/>
        </w:rPr>
        <w:t>จนมีการออกแบบที่น่าพอใจ แล้วค่อย</w:t>
      </w:r>
      <w:r w:rsidR="007331CA">
        <w:rPr>
          <w:rFonts w:hint="cs"/>
          <w:cs/>
        </w:rPr>
        <w:t xml:space="preserve">มาวาดอีกครั้งให้เป็น </w:t>
      </w:r>
      <w:r w:rsidR="007331CA">
        <w:t xml:space="preserve">Vector Path </w:t>
      </w:r>
    </w:p>
    <w:p w14:paraId="39FAEE45" w14:textId="191FE360" w:rsidR="00091274" w:rsidRDefault="00091274" w:rsidP="00091274">
      <w:pPr>
        <w:pStyle w:val="NormalforReport"/>
        <w:ind w:firstLine="72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6376C03D" wp14:editId="23BCB52A">
            <wp:extent cx="4032000" cy="1254806"/>
            <wp:effectExtent l="0" t="0" r="6985" b="254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12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BD8F" w14:textId="586297F3" w:rsidR="00091274" w:rsidRPr="003D1301" w:rsidRDefault="00091274" w:rsidP="00091274">
      <w:pPr>
        <w:pStyle w:val="NormalforReport"/>
        <w:ind w:firstLine="720"/>
        <w:jc w:val="center"/>
        <w:rPr>
          <w: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4.2</w:t>
      </w:r>
      <w:r>
        <w:rPr>
          <w:b/>
          <w:bCs/>
        </w:rPr>
        <w:t xml:space="preserve"> Logo</w:t>
      </w:r>
    </w:p>
    <w:p w14:paraId="3B712971" w14:textId="77777777" w:rsidR="00BF3B2F" w:rsidRDefault="00BF3B2F" w:rsidP="00BF3B2F">
      <w:pPr>
        <w:pStyle w:val="Heading2forReport"/>
        <w:ind w:firstLine="284"/>
      </w:pPr>
      <w:r>
        <w:lastRenderedPageBreak/>
        <w:t>Animations</w:t>
      </w:r>
    </w:p>
    <w:p w14:paraId="0A7D3E5F" w14:textId="2E23CD85" w:rsidR="0016033F" w:rsidRDefault="00BF3B2F" w:rsidP="00BF3B2F">
      <w:pPr>
        <w:pStyle w:val="NormalforReport"/>
      </w:pPr>
      <w:r>
        <w:tab/>
      </w:r>
      <w:r w:rsidR="00727071" w:rsidRPr="00727071">
        <w:rPr>
          <w:cs/>
        </w:rPr>
        <w:t>การทำภาพเคลื่อนไหว</w:t>
      </w:r>
      <w:r w:rsidR="00727071">
        <w:t xml:space="preserve"> </w:t>
      </w:r>
      <w:r w:rsidR="00727071">
        <w:rPr>
          <w:rFonts w:hint="cs"/>
          <w:cs/>
        </w:rPr>
        <w:t>หรือ</w:t>
      </w:r>
      <w:r w:rsidR="007A03E5">
        <w:rPr>
          <w:rFonts w:hint="cs"/>
          <w:cs/>
        </w:rPr>
        <w:t xml:space="preserve">การทำ </w:t>
      </w:r>
      <w:r w:rsidR="007A03E5">
        <w:t>Animation</w:t>
      </w:r>
      <w:r w:rsidR="007A03E5">
        <w:rPr>
          <w:rFonts w:hint="cs"/>
          <w:cs/>
        </w:rPr>
        <w:t xml:space="preserve"> ของเกมนี้</w:t>
      </w:r>
      <w:r w:rsidR="007E5912">
        <w:rPr>
          <w:rFonts w:hint="cs"/>
          <w:cs/>
        </w:rPr>
        <w:t>ทำขึ้นจากการแยกส่วนต่างๆ</w:t>
      </w:r>
      <w:r w:rsidR="0010778B">
        <w:t xml:space="preserve"> </w:t>
      </w:r>
      <w:r w:rsidR="00832164">
        <w:rPr>
          <w:rFonts w:hint="cs"/>
          <w:cs/>
        </w:rPr>
        <w:t>ของเครื่องจักร แล้วนำมา</w:t>
      </w:r>
      <w:r w:rsidR="0010778B">
        <w:rPr>
          <w:rFonts w:hint="cs"/>
          <w:cs/>
        </w:rPr>
        <w:t xml:space="preserve">ทำ </w:t>
      </w:r>
      <w:r w:rsidR="0010778B">
        <w:t xml:space="preserve">Keyframe </w:t>
      </w:r>
      <w:r w:rsidR="0059191B">
        <w:rPr>
          <w:rFonts w:hint="cs"/>
          <w:cs/>
        </w:rPr>
        <w:t>เพื่อเปลี่ยนแปลง</w:t>
      </w:r>
      <w:r w:rsidR="00567045">
        <w:rPr>
          <w:rFonts w:hint="cs"/>
          <w:cs/>
        </w:rPr>
        <w:t>คุณสมบัติต่างๆ ขอ</w:t>
      </w:r>
      <w:r w:rsidR="0086498A">
        <w:rPr>
          <w:rFonts w:hint="cs"/>
          <w:cs/>
        </w:rPr>
        <w:t>งชิ้นส่วนหนึ่ง</w:t>
      </w:r>
      <w:r w:rsidR="004E66AC">
        <w:rPr>
          <w:rFonts w:hint="cs"/>
          <w:cs/>
        </w:rPr>
        <w:t xml:space="preserve"> เ</w:t>
      </w:r>
      <w:r w:rsidR="00626A87">
        <w:rPr>
          <w:rFonts w:hint="cs"/>
          <w:cs/>
        </w:rPr>
        <w:t>ช่</w:t>
      </w:r>
      <w:r w:rsidR="004E66AC">
        <w:rPr>
          <w:rFonts w:hint="cs"/>
          <w:cs/>
        </w:rPr>
        <w:t>น</w:t>
      </w:r>
      <w:r w:rsidR="00A030E3">
        <w:rPr>
          <w:rFonts w:hint="cs"/>
          <w:cs/>
        </w:rPr>
        <w:t>ขนาด</w:t>
      </w:r>
      <w:r w:rsidR="00A030E3">
        <w:t xml:space="preserve">, </w:t>
      </w:r>
      <w:r w:rsidR="00237D8A">
        <w:rPr>
          <w:rFonts w:hint="cs"/>
          <w:cs/>
        </w:rPr>
        <w:t>องศาการหมุน</w:t>
      </w:r>
      <w:r w:rsidR="00237D8A">
        <w:t xml:space="preserve">, </w:t>
      </w:r>
      <w:r w:rsidR="00626A87">
        <w:rPr>
          <w:rFonts w:hint="cs"/>
          <w:cs/>
        </w:rPr>
        <w:t>การยืด</w:t>
      </w:r>
      <w:r w:rsidR="00626A87">
        <w:t xml:space="preserve">, </w:t>
      </w:r>
      <w:r w:rsidR="008802DC">
        <w:rPr>
          <w:rFonts w:hint="cs"/>
          <w:cs/>
        </w:rPr>
        <w:t xml:space="preserve">สี </w:t>
      </w:r>
      <w:r w:rsidR="008802DC">
        <w:t>,</w:t>
      </w:r>
      <w:r w:rsidR="008802DC">
        <w:rPr>
          <w:rFonts w:hint="cs"/>
          <w:cs/>
        </w:rPr>
        <w:t>หรือความโปร่งใส</w:t>
      </w:r>
      <w:r w:rsidR="006238CF">
        <w:rPr>
          <w:rFonts w:hint="cs"/>
          <w:cs/>
        </w:rPr>
        <w:t xml:space="preserve"> จากนั้นจะมีการใช้ </w:t>
      </w:r>
      <w:proofErr w:type="spellStart"/>
      <w:r w:rsidR="006238CF" w:rsidRPr="00CC2FC2">
        <w:t>AnimationRecorder</w:t>
      </w:r>
      <w:proofErr w:type="spellEnd"/>
      <w:r w:rsidR="006238CF" w:rsidRPr="00CC2FC2">
        <w:t xml:space="preserve"> </w:t>
      </w:r>
      <w:r w:rsidR="006238CF">
        <w:rPr>
          <w:rFonts w:hint="cs"/>
          <w:cs/>
        </w:rPr>
        <w:t xml:space="preserve">เพื่อสร้าง </w:t>
      </w:r>
      <w:proofErr w:type="spellStart"/>
      <w:r w:rsidR="006238CF">
        <w:t>Spritesheet</w:t>
      </w:r>
      <w:proofErr w:type="spellEnd"/>
      <w:r w:rsidR="006238CF">
        <w:rPr>
          <w:rFonts w:hint="cs"/>
          <w:cs/>
        </w:rPr>
        <w:t xml:space="preserve"> ของ </w:t>
      </w:r>
      <w:r w:rsidR="006238CF">
        <w:t xml:space="preserve">Animation </w:t>
      </w:r>
      <w:r w:rsidR="006238CF">
        <w:rPr>
          <w:rFonts w:hint="cs"/>
          <w:cs/>
        </w:rPr>
        <w:t>ดังกล่าว</w:t>
      </w:r>
    </w:p>
    <w:p w14:paraId="4F2E0C84" w14:textId="0033C6FC" w:rsidR="008802DC" w:rsidRDefault="00EA1F82" w:rsidP="0094130D">
      <w:pPr>
        <w:pStyle w:val="NormalforReport"/>
        <w:jc w:val="center"/>
      </w:pPr>
      <w:r>
        <w:rPr>
          <w:noProof/>
        </w:rPr>
        <w:drawing>
          <wp:inline distT="0" distB="0" distL="0" distR="0" wp14:anchorId="49C97EDF" wp14:editId="758BE4E1">
            <wp:extent cx="2607734" cy="2700000"/>
            <wp:effectExtent l="0" t="0" r="2540" b="571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 rotWithShape="1">
                    <a:blip r:embed="rId33"/>
                    <a:srcRect b="6030"/>
                    <a:stretch/>
                  </pic:blipFill>
                  <pic:spPr bwMode="auto">
                    <a:xfrm>
                      <a:off x="0" y="0"/>
                      <a:ext cx="2607734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30D">
        <w:rPr>
          <w:rFonts w:hint="cs"/>
          <w:cs/>
        </w:rPr>
        <w:t xml:space="preserve"> </w:t>
      </w:r>
      <w:r w:rsidR="00DF2D33">
        <w:rPr>
          <w:noProof/>
        </w:rPr>
        <w:drawing>
          <wp:inline distT="0" distB="0" distL="0" distR="0" wp14:anchorId="1E6701D1" wp14:editId="5C06A6A2">
            <wp:extent cx="2700000" cy="2700000"/>
            <wp:effectExtent l="0" t="0" r="5715" b="5715"/>
            <wp:docPr id="25" name="Picture 2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270A" w14:textId="590691CE" w:rsidR="0094130D" w:rsidRDefault="0055778E" w:rsidP="0094130D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4.3</w:t>
      </w:r>
      <w:r>
        <w:rPr>
          <w:rFonts w:hint="cs"/>
          <w:b/>
          <w:bCs/>
          <w:cs/>
        </w:rPr>
        <w:t xml:space="preserve"> </w:t>
      </w:r>
      <w:r w:rsidR="0001494B">
        <w:rPr>
          <w:b/>
          <w:bCs/>
        </w:rPr>
        <w:t>Packager Animation</w:t>
      </w:r>
      <w:r w:rsidR="000D5BFA">
        <w:rPr>
          <w:b/>
          <w:bCs/>
        </w:rPr>
        <w:t xml:space="preserve"> Keyframes</w:t>
      </w:r>
    </w:p>
    <w:p w14:paraId="07F573F4" w14:textId="77777777" w:rsidR="000D5BFA" w:rsidRDefault="000D5BFA" w:rsidP="000D5BFA">
      <w:pPr>
        <w:pStyle w:val="NormalforReport"/>
        <w:ind w:firstLine="720"/>
        <w:jc w:val="center"/>
      </w:pPr>
      <w:r>
        <w:rPr>
          <w:rFonts w:hint="cs"/>
          <w:noProof/>
          <w:cs/>
        </w:rPr>
        <w:drawing>
          <wp:inline distT="0" distB="0" distL="0" distR="0" wp14:anchorId="6E0B4495" wp14:editId="4F9E9197">
            <wp:extent cx="5217773" cy="36576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800" cy="36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19E5" w14:textId="50F7504F" w:rsidR="000D5BFA" w:rsidRPr="000D5BFA" w:rsidRDefault="000D5BFA" w:rsidP="000D5BFA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4.4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Packager </w:t>
      </w:r>
      <w:proofErr w:type="spellStart"/>
      <w:r>
        <w:rPr>
          <w:b/>
          <w:bCs/>
        </w:rPr>
        <w:t>Spritesheet</w:t>
      </w:r>
      <w:proofErr w:type="spellEnd"/>
    </w:p>
    <w:p w14:paraId="5992E6E2" w14:textId="57B650ED" w:rsidR="006A36FD" w:rsidRDefault="00A705BA" w:rsidP="00CC2FC2">
      <w:pPr>
        <w:pStyle w:val="NormalforReport"/>
        <w:ind w:firstLine="720"/>
      </w:pPr>
      <w:r>
        <w:lastRenderedPageBreak/>
        <w:t xml:space="preserve">Logo Animation </w:t>
      </w:r>
      <w:r>
        <w:rPr>
          <w:rFonts w:hint="cs"/>
          <w:cs/>
        </w:rPr>
        <w:t>ได้</w:t>
      </w:r>
      <w:r w:rsidR="00304196">
        <w:rPr>
          <w:rFonts w:hint="cs"/>
          <w:cs/>
        </w:rPr>
        <w:t>มีการ</w:t>
      </w:r>
      <w:r w:rsidR="000D5BFA">
        <w:rPr>
          <w:rFonts w:hint="cs"/>
          <w:cs/>
        </w:rPr>
        <w:t>สร้างโดยใช้</w:t>
      </w:r>
      <w:r w:rsidR="005C6C3B">
        <w:rPr>
          <w:rFonts w:hint="cs"/>
          <w:cs/>
        </w:rPr>
        <w:t xml:space="preserve"> </w:t>
      </w:r>
      <w:r w:rsidR="005C6C3B">
        <w:t xml:space="preserve">After Effects </w:t>
      </w:r>
      <w:r w:rsidR="005C6C3B">
        <w:rPr>
          <w:rFonts w:hint="cs"/>
          <w:cs/>
        </w:rPr>
        <w:t xml:space="preserve">แล้ว </w:t>
      </w:r>
      <w:r w:rsidR="005C6C3B">
        <w:t xml:space="preserve">Export </w:t>
      </w:r>
      <w:r w:rsidR="005C6C3B">
        <w:rPr>
          <w:rFonts w:hint="cs"/>
          <w:cs/>
        </w:rPr>
        <w:t xml:space="preserve">มาเป็น </w:t>
      </w:r>
      <w:r w:rsidR="005C6C3B">
        <w:t xml:space="preserve">H.264 </w:t>
      </w:r>
      <w:r w:rsidR="000460B3">
        <w:rPr>
          <w:rFonts w:hint="cs"/>
          <w:cs/>
        </w:rPr>
        <w:t>หลังจากนั้นจึงจะ</w:t>
      </w:r>
      <w:r w:rsidR="00304196">
        <w:rPr>
          <w:rFonts w:hint="cs"/>
          <w:cs/>
        </w:rPr>
        <w:t xml:space="preserve">ใช้ </w:t>
      </w:r>
      <w:r w:rsidR="00304196">
        <w:t xml:space="preserve">ffmpeg </w:t>
      </w:r>
      <w:r w:rsidR="000460B3">
        <w:rPr>
          <w:rFonts w:hint="cs"/>
          <w:cs/>
        </w:rPr>
        <w:t>แปล</w:t>
      </w:r>
      <w:r w:rsidR="005447DE">
        <w:rPr>
          <w:rFonts w:hint="cs"/>
          <w:cs/>
        </w:rPr>
        <w:t>งชนิดไฟล์</w:t>
      </w:r>
      <w:r w:rsidR="000460B3">
        <w:rPr>
          <w:rFonts w:hint="cs"/>
          <w:cs/>
        </w:rPr>
        <w:t xml:space="preserve">เป็น </w:t>
      </w:r>
      <w:r w:rsidR="000460B3">
        <w:t xml:space="preserve">Theora </w:t>
      </w:r>
      <w:r w:rsidR="00C25066">
        <w:rPr>
          <w:rFonts w:hint="cs"/>
          <w:cs/>
        </w:rPr>
        <w:t xml:space="preserve">ที่ </w:t>
      </w:r>
      <w:r w:rsidR="00C25066">
        <w:t xml:space="preserve">Godot </w:t>
      </w:r>
      <w:r w:rsidR="00C25066">
        <w:rPr>
          <w:rFonts w:hint="cs"/>
          <w:cs/>
        </w:rPr>
        <w:t>สามารถอ่าน</w:t>
      </w:r>
      <w:r w:rsidR="00F33767">
        <w:rPr>
          <w:rFonts w:hint="cs"/>
          <w:cs/>
        </w:rPr>
        <w:t xml:space="preserve"> และเล่นได้</w:t>
      </w:r>
    </w:p>
    <w:p w14:paraId="5CCCDD08" w14:textId="52FF7AC6" w:rsidR="00DD43DF" w:rsidRDefault="00DD43DF" w:rsidP="00DD43DF">
      <w:pPr>
        <w:pStyle w:val="NormalforReport"/>
        <w:jc w:val="center"/>
      </w:pPr>
      <w:r>
        <w:rPr>
          <w:noProof/>
        </w:rPr>
        <w:drawing>
          <wp:inline distT="0" distB="0" distL="0" distR="0" wp14:anchorId="2E15D42C" wp14:editId="24E79906">
            <wp:extent cx="5731510" cy="3104515"/>
            <wp:effectExtent l="0" t="0" r="2540" b="63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1958" w14:textId="48541D9D" w:rsidR="00DD43DF" w:rsidRPr="006A36FD" w:rsidRDefault="00DD43DF" w:rsidP="00DD43DF">
      <w:pPr>
        <w:pStyle w:val="NormalforReport"/>
        <w:jc w:val="center"/>
      </w:pPr>
      <w:r w:rsidRPr="00FF01A5">
        <w:rPr>
          <w:rFonts w:hint="cs"/>
          <w:b/>
          <w:bCs/>
          <w:cs/>
        </w:rPr>
        <w:t xml:space="preserve">ภาพที่ </w:t>
      </w:r>
      <w:r w:rsidR="00E42CE1">
        <w:rPr>
          <w:b/>
          <w:bCs/>
        </w:rPr>
        <w:t>4.5</w:t>
      </w:r>
      <w:r>
        <w:rPr>
          <w:rFonts w:hint="cs"/>
          <w:b/>
          <w:bCs/>
          <w:cs/>
        </w:rPr>
        <w:t xml:space="preserve"> </w:t>
      </w:r>
      <w:r w:rsidR="00BE7F89">
        <w:rPr>
          <w:b/>
          <w:bCs/>
        </w:rPr>
        <w:t xml:space="preserve">Logo Animation </w:t>
      </w:r>
      <w:r>
        <w:rPr>
          <w:b/>
          <w:bCs/>
        </w:rPr>
        <w:t>After Effect</w:t>
      </w:r>
      <w:r w:rsidR="00BE7F89">
        <w:rPr>
          <w:b/>
          <w:bCs/>
        </w:rPr>
        <w:t>s Project File</w:t>
      </w:r>
    </w:p>
    <w:p w14:paraId="57C35BC8" w14:textId="4FE47585" w:rsidR="00BF3B2F" w:rsidRDefault="0016033F" w:rsidP="0016033F">
      <w:pPr>
        <w:pStyle w:val="NormalforReport"/>
        <w:jc w:val="center"/>
      </w:pPr>
      <w:r>
        <w:rPr>
          <w:noProof/>
        </w:rPr>
        <w:drawing>
          <wp:inline distT="0" distB="0" distL="0" distR="0" wp14:anchorId="6D4EB6BD" wp14:editId="7FC551EA">
            <wp:extent cx="5040000" cy="433788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DEF5" w14:textId="61F9C07D" w:rsidR="000D5BFA" w:rsidRPr="00304196" w:rsidRDefault="0001494B" w:rsidP="00304196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</w:t>
      </w:r>
      <w:r w:rsidR="00E42CE1">
        <w:rPr>
          <w:b/>
          <w:bCs/>
        </w:rPr>
        <w:t>6</w:t>
      </w:r>
      <w:r>
        <w:rPr>
          <w:rFonts w:hint="cs"/>
          <w:b/>
          <w:bCs/>
          <w:cs/>
        </w:rPr>
        <w:t xml:space="preserve"> </w:t>
      </w:r>
      <w:r w:rsidR="006A36FD">
        <w:rPr>
          <w:rFonts w:hint="cs"/>
          <w:b/>
          <w:bCs/>
          <w:cs/>
        </w:rPr>
        <w:t xml:space="preserve">การใช้ </w:t>
      </w:r>
      <w:r w:rsidR="006A36FD">
        <w:rPr>
          <w:b/>
          <w:bCs/>
        </w:rPr>
        <w:t xml:space="preserve">ffmpeg </w:t>
      </w:r>
      <w:r>
        <w:rPr>
          <w:rFonts w:hint="cs"/>
          <w:b/>
          <w:bCs/>
          <w:cs/>
        </w:rPr>
        <w:t>แปลง</w:t>
      </w:r>
      <w:r w:rsidR="006A36FD">
        <w:rPr>
          <w:rFonts w:hint="cs"/>
          <w:b/>
          <w:bCs/>
          <w:cs/>
        </w:rPr>
        <w:t xml:space="preserve">ชนิดไฟล์จาก </w:t>
      </w:r>
      <w:r w:rsidR="006A36FD">
        <w:rPr>
          <w:b/>
          <w:bCs/>
        </w:rPr>
        <w:t xml:space="preserve">H.264 </w:t>
      </w:r>
      <w:r w:rsidR="006A36FD">
        <w:rPr>
          <w:rFonts w:hint="cs"/>
          <w:b/>
          <w:bCs/>
          <w:cs/>
        </w:rPr>
        <w:t xml:space="preserve">เป็น </w:t>
      </w:r>
      <w:r w:rsidR="006A36FD">
        <w:rPr>
          <w:b/>
          <w:bCs/>
        </w:rPr>
        <w:t>Theora</w:t>
      </w:r>
    </w:p>
    <w:p w14:paraId="6281B9D0" w14:textId="12056404" w:rsidR="00CC6A7B" w:rsidRDefault="00CC6A7B" w:rsidP="00F048FE">
      <w:pPr>
        <w:pStyle w:val="Heading2forReport"/>
        <w:ind w:firstLine="284"/>
      </w:pPr>
      <w:r>
        <w:t>Sounds</w:t>
      </w:r>
    </w:p>
    <w:p w14:paraId="28399B28" w14:textId="20860D03" w:rsidR="00CC6A7B" w:rsidRDefault="00CC6A7B" w:rsidP="00CC6A7B">
      <w:pPr>
        <w:pStyle w:val="NormalforReport"/>
      </w:pPr>
      <w:r>
        <w:rPr>
          <w:cs/>
        </w:rPr>
        <w:tab/>
      </w:r>
      <w:r>
        <w:t xml:space="preserve">Sound Effects </w:t>
      </w:r>
      <w:r>
        <w:rPr>
          <w:rFonts w:hint="cs"/>
          <w:cs/>
        </w:rPr>
        <w:t>ที่</w:t>
      </w:r>
      <w:r w:rsidR="0028119D">
        <w:rPr>
          <w:rFonts w:hint="cs"/>
          <w:cs/>
        </w:rPr>
        <w:t xml:space="preserve">ใช้อยู่ได้รับมาจาก </w:t>
      </w:r>
      <w:r w:rsidR="0028119D">
        <w:t>freesound.org</w:t>
      </w:r>
      <w:r w:rsidR="0079711D">
        <w:rPr>
          <w:rFonts w:hint="cs"/>
          <w:cs/>
        </w:rPr>
        <w:t xml:space="preserve"> </w:t>
      </w:r>
      <w:r w:rsidR="009B59CD">
        <w:rPr>
          <w:rFonts w:hint="cs"/>
          <w:cs/>
        </w:rPr>
        <w:t>มีการดัดแปลง</w:t>
      </w:r>
      <w:r w:rsidR="0079711D">
        <w:rPr>
          <w:rFonts w:hint="cs"/>
          <w:cs/>
        </w:rPr>
        <w:t>เสียง</w:t>
      </w:r>
      <w:r w:rsidR="00B74EAC">
        <w:rPr>
          <w:rFonts w:hint="cs"/>
          <w:cs/>
        </w:rPr>
        <w:t xml:space="preserve"> </w:t>
      </w:r>
      <w:r w:rsidR="007E7D35" w:rsidRPr="007E7D35">
        <w:t>Click.wav</w:t>
      </w:r>
      <w:r w:rsidR="0079711D">
        <w:t xml:space="preserve"> </w:t>
      </w:r>
      <w:r w:rsidR="0079711D">
        <w:rPr>
          <w:rFonts w:hint="cs"/>
          <w:cs/>
        </w:rPr>
        <w:t>ของผู้ใช้</w:t>
      </w:r>
      <w:r w:rsidR="0079711D" w:rsidRPr="0079711D">
        <w:t xml:space="preserve"> kwahmah_02</w:t>
      </w:r>
      <w:r w:rsidR="0079711D">
        <w:rPr>
          <w:rFonts w:hint="cs"/>
          <w:cs/>
        </w:rPr>
        <w:t xml:space="preserve"> </w:t>
      </w:r>
      <w:r w:rsidR="009B59CD">
        <w:rPr>
          <w:rFonts w:hint="cs"/>
          <w:cs/>
        </w:rPr>
        <w:t xml:space="preserve">โดยดัดแปลง </w:t>
      </w:r>
      <w:r w:rsidR="006828A7">
        <w:t xml:space="preserve">+10 Semitones </w:t>
      </w:r>
      <w:r w:rsidR="006828A7">
        <w:rPr>
          <w:rFonts w:hint="cs"/>
          <w:cs/>
        </w:rPr>
        <w:t xml:space="preserve">และ </w:t>
      </w:r>
      <w:r w:rsidR="006828A7">
        <w:t>-10 Semitones</w:t>
      </w:r>
      <w:r w:rsidR="00C127CF">
        <w:t xml:space="preserve"> </w:t>
      </w:r>
      <w:r w:rsidR="00C127CF">
        <w:rPr>
          <w:rFonts w:hint="cs"/>
          <w:cs/>
        </w:rPr>
        <w:t xml:space="preserve">โดยใช้ </w:t>
      </w:r>
      <w:r w:rsidR="00C127CF">
        <w:t>Audacity</w:t>
      </w:r>
      <w:r w:rsidR="00515B25">
        <w:t xml:space="preserve"> </w:t>
      </w:r>
      <w:r w:rsidR="00515B25">
        <w:rPr>
          <w:rFonts w:hint="cs"/>
          <w:cs/>
        </w:rPr>
        <w:t>หลังจากนั้น ไฟล์เสียงทุก</w:t>
      </w:r>
      <w:r w:rsidR="00A66317">
        <w:rPr>
          <w:rFonts w:hint="cs"/>
          <w:cs/>
        </w:rPr>
        <w:t xml:space="preserve">ไฟล์จะผ่านการแปลงชนิดให้เป็น </w:t>
      </w:r>
      <w:r w:rsidR="00A66317">
        <w:t xml:space="preserve">Vorbis </w:t>
      </w:r>
      <w:r w:rsidR="00A66317">
        <w:rPr>
          <w:rFonts w:hint="cs"/>
          <w:cs/>
        </w:rPr>
        <w:t xml:space="preserve">โดยใช้ </w:t>
      </w:r>
      <w:r w:rsidR="00A66317">
        <w:t>ffmpeg</w:t>
      </w:r>
      <w:r w:rsidR="00890BE1">
        <w:t xml:space="preserve"> </w:t>
      </w:r>
      <w:r w:rsidR="00890BE1">
        <w:rPr>
          <w:rFonts w:hint="cs"/>
          <w:cs/>
        </w:rPr>
        <w:t>ซึ่งจะมีการเล่นเสียงเมื่อผู้เล่นกดปุ่ม</w:t>
      </w:r>
      <w:r w:rsidR="00130C68">
        <w:rPr>
          <w:rFonts w:hint="cs"/>
          <w:cs/>
        </w:rPr>
        <w:t xml:space="preserve"> </w:t>
      </w:r>
      <w:r w:rsidR="00890BE1">
        <w:rPr>
          <w:rFonts w:hint="cs"/>
          <w:cs/>
        </w:rPr>
        <w:t>หรือ</w:t>
      </w:r>
      <w:r w:rsidR="00130C68">
        <w:rPr>
          <w:rFonts w:hint="cs"/>
          <w:cs/>
        </w:rPr>
        <w:t>หยิบเครื่องจักรขึ้นมา</w:t>
      </w:r>
    </w:p>
    <w:p w14:paraId="0929DD05" w14:textId="4C960FDC" w:rsidR="00C127CF" w:rsidRDefault="00C127CF" w:rsidP="009B59CD">
      <w:pPr>
        <w:pStyle w:val="NormalforReport"/>
        <w:jc w:val="center"/>
      </w:pPr>
      <w:r>
        <w:rPr>
          <w:noProof/>
        </w:rPr>
        <w:drawing>
          <wp:inline distT="0" distB="0" distL="0" distR="0" wp14:anchorId="33EB5240" wp14:editId="26EB1EEC">
            <wp:extent cx="5040000" cy="1412303"/>
            <wp:effectExtent l="0" t="0" r="8255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 rotWithShape="1">
                    <a:blip r:embed="rId38"/>
                    <a:srcRect t="15115" r="19805" b="43398"/>
                    <a:stretch/>
                  </pic:blipFill>
                  <pic:spPr bwMode="auto">
                    <a:xfrm>
                      <a:off x="0" y="0"/>
                      <a:ext cx="5040000" cy="141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45FE" w14:textId="373196A7" w:rsidR="00515B25" w:rsidRDefault="009B59CD" w:rsidP="009B59CD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</w:t>
      </w:r>
      <w:r w:rsidR="00E42CE1">
        <w:rPr>
          <w:b/>
          <w:bCs/>
        </w:rPr>
        <w:t>7</w:t>
      </w:r>
      <w:r>
        <w:rPr>
          <w:rFonts w:hint="cs"/>
          <w:b/>
          <w:bCs/>
          <w:cs/>
        </w:rPr>
        <w:t xml:space="preserve"> ดัดแปลงเสียง </w:t>
      </w:r>
      <w:r>
        <w:rPr>
          <w:b/>
          <w:bCs/>
        </w:rPr>
        <w:t>+10 Semitones</w:t>
      </w:r>
      <w:r w:rsidR="002A571D">
        <w:rPr>
          <w:b/>
          <w:bCs/>
        </w:rPr>
        <w:t xml:space="preserve"> </w:t>
      </w:r>
      <w:r w:rsidR="002A571D">
        <w:rPr>
          <w:rFonts w:hint="cs"/>
          <w:b/>
          <w:bCs/>
          <w:cs/>
        </w:rPr>
        <w:t xml:space="preserve">โดยใช้ </w:t>
      </w:r>
      <w:r w:rsidR="002A571D">
        <w:rPr>
          <w:b/>
          <w:bCs/>
        </w:rPr>
        <w:t>Audacity</w:t>
      </w:r>
    </w:p>
    <w:p w14:paraId="011859DC" w14:textId="281B1D21" w:rsidR="009B59CD" w:rsidRDefault="00515B25" w:rsidP="009B59CD">
      <w:pPr>
        <w:pStyle w:val="NormalforReport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570D86BF" wp14:editId="17B3F4C5">
            <wp:extent cx="5040000" cy="44105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6E66" w14:textId="72B5940F" w:rsidR="00A66317" w:rsidRDefault="00A66317" w:rsidP="00A66317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</w:t>
      </w:r>
      <w:r w:rsidR="00E42CE1">
        <w:rPr>
          <w:b/>
          <w:bCs/>
        </w:rPr>
        <w:t>8</w:t>
      </w:r>
      <w:r>
        <w:rPr>
          <w:rFonts w:hint="cs"/>
          <w:b/>
          <w:bCs/>
          <w:cs/>
        </w:rPr>
        <w:t xml:space="preserve"> การใช้ </w:t>
      </w:r>
      <w:r>
        <w:rPr>
          <w:b/>
          <w:bCs/>
        </w:rPr>
        <w:t xml:space="preserve">ffmpeg </w:t>
      </w:r>
      <w:r>
        <w:rPr>
          <w:rFonts w:hint="cs"/>
          <w:b/>
          <w:bCs/>
          <w:cs/>
        </w:rPr>
        <w:t xml:space="preserve">แปลงชนิดไฟล์จาก </w:t>
      </w:r>
      <w:r>
        <w:rPr>
          <w:b/>
          <w:bCs/>
        </w:rPr>
        <w:t xml:space="preserve">Wave </w:t>
      </w:r>
      <w:r>
        <w:rPr>
          <w:rFonts w:hint="cs"/>
          <w:b/>
          <w:bCs/>
          <w:cs/>
        </w:rPr>
        <w:t xml:space="preserve">เป็น </w:t>
      </w:r>
      <w:r>
        <w:rPr>
          <w:b/>
          <w:bCs/>
        </w:rPr>
        <w:t>Vorbis</w:t>
      </w:r>
    </w:p>
    <w:p w14:paraId="47D31CBE" w14:textId="31353D69" w:rsidR="00F048FE" w:rsidRDefault="00F048FE" w:rsidP="00F048FE">
      <w:pPr>
        <w:pStyle w:val="Heading2forReport"/>
        <w:ind w:firstLine="284"/>
      </w:pPr>
      <w:r>
        <w:t>Menu</w:t>
      </w:r>
    </w:p>
    <w:p w14:paraId="640083AF" w14:textId="77777777" w:rsidR="0016033F" w:rsidRDefault="008C0590" w:rsidP="0016033F">
      <w:pPr>
        <w:pStyle w:val="NormalforReport"/>
        <w:ind w:firstLine="720"/>
        <w:rPr>
          <w:noProof/>
        </w:rPr>
      </w:pPr>
      <w:r>
        <w:rPr>
          <w:rFonts w:hint="cs"/>
          <w:cs/>
        </w:rPr>
        <w:t>เมื่อผู้</w:t>
      </w:r>
      <w:r w:rsidR="006F0CF5">
        <w:rPr>
          <w:rFonts w:hint="cs"/>
          <w:cs/>
        </w:rPr>
        <w:t>เล่น</w:t>
      </w:r>
      <w:r w:rsidR="00BD6159">
        <w:rPr>
          <w:rFonts w:hint="cs"/>
          <w:cs/>
        </w:rPr>
        <w:t>เปิดเกมมา</w:t>
      </w:r>
      <w:r w:rsidR="00594B58">
        <w:rPr>
          <w:rFonts w:hint="cs"/>
          <w:cs/>
        </w:rPr>
        <w:t xml:space="preserve"> ผู้เล่นจะเจอกับหน้า </w:t>
      </w:r>
      <w:r w:rsidR="00594B58">
        <w:t xml:space="preserve">Splash Screen </w:t>
      </w:r>
      <w:r w:rsidR="0055611E">
        <w:t>Logo Animation</w:t>
      </w:r>
      <w:r w:rsidR="0055611E">
        <w:rPr>
          <w:rFonts w:hint="cs"/>
          <w:cs/>
        </w:rPr>
        <w:t xml:space="preserve"> </w:t>
      </w:r>
      <w:r w:rsidR="008B0062">
        <w:rPr>
          <w:rFonts w:hint="cs"/>
          <w:cs/>
        </w:rPr>
        <w:t>ผู้เล่นสามารถ</w:t>
      </w:r>
      <w:r w:rsidR="005213DC">
        <w:rPr>
          <w:rFonts w:hint="cs"/>
          <w:cs/>
        </w:rPr>
        <w:t>กดปุ่ม</w:t>
      </w:r>
      <w:r w:rsidR="00216086">
        <w:rPr>
          <w:rFonts w:hint="cs"/>
          <w:cs/>
        </w:rPr>
        <w:t>ใดก็ได้เพื่อ</w:t>
      </w:r>
      <w:r w:rsidR="006605F3">
        <w:rPr>
          <w:rFonts w:hint="cs"/>
          <w:cs/>
        </w:rPr>
        <w:t>ข้าม</w:t>
      </w:r>
      <w:r w:rsidR="009819E5">
        <w:t xml:space="preserve"> </w:t>
      </w:r>
      <w:r w:rsidR="009819E5">
        <w:rPr>
          <w:rFonts w:hint="cs"/>
          <w:cs/>
        </w:rPr>
        <w:t xml:space="preserve">หรือรอจน </w:t>
      </w:r>
      <w:r w:rsidR="009819E5">
        <w:t xml:space="preserve">Animation </w:t>
      </w:r>
      <w:r w:rsidR="009819E5">
        <w:rPr>
          <w:rFonts w:hint="cs"/>
          <w:cs/>
        </w:rPr>
        <w:t xml:space="preserve">จบ เกมจะเปลี่ยนหน้าไปเป็น </w:t>
      </w:r>
      <w:r w:rsidR="009819E5">
        <w:t>Main Menu</w:t>
      </w:r>
      <w:r w:rsidR="0016033F">
        <w:rPr>
          <w:noProof/>
        </w:rPr>
        <w:t xml:space="preserve"> </w:t>
      </w:r>
    </w:p>
    <w:p w14:paraId="7C37F27D" w14:textId="47F02D23" w:rsidR="004B4C48" w:rsidRDefault="0016033F" w:rsidP="0016033F">
      <w:pPr>
        <w:pStyle w:val="NormalforReport"/>
        <w:jc w:val="center"/>
      </w:pPr>
      <w:r>
        <w:rPr>
          <w:noProof/>
        </w:rPr>
        <w:drawing>
          <wp:inline distT="0" distB="0" distL="0" distR="0" wp14:anchorId="414A7635" wp14:editId="017D585E">
            <wp:extent cx="5040000" cy="18547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5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A7E3" w14:textId="443D3282" w:rsidR="004B4C48" w:rsidRDefault="0016033F" w:rsidP="0016033F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</w:t>
      </w:r>
      <w:r w:rsidR="00E42CE1">
        <w:rPr>
          <w:b/>
          <w:bCs/>
        </w:rPr>
        <w:t>9</w:t>
      </w:r>
      <w:r>
        <w:rPr>
          <w:b/>
          <w:bCs/>
        </w:rPr>
        <w:t xml:space="preserve"> Splash Screen Source Code </w:t>
      </w:r>
    </w:p>
    <w:p w14:paraId="177D6F03" w14:textId="1198F6ED" w:rsidR="0016033F" w:rsidRPr="0016033F" w:rsidRDefault="0016033F" w:rsidP="0016033F">
      <w:pPr>
        <w:pStyle w:val="NormalforReport"/>
      </w:pPr>
      <w:r>
        <w:tab/>
      </w:r>
      <w:r w:rsidR="00F1278C">
        <w:rPr>
          <w:rFonts w:hint="cs"/>
          <w:cs/>
        </w:rPr>
        <w:t>เมื่อสลับเข้ามา</w:t>
      </w:r>
      <w:r w:rsidR="00CB7073">
        <w:rPr>
          <w:rFonts w:hint="cs"/>
          <w:cs/>
        </w:rPr>
        <w:t>หรืออ</w:t>
      </w:r>
      <w:r w:rsidR="008F5D0F">
        <w:rPr>
          <w:rFonts w:hint="cs"/>
          <w:cs/>
        </w:rPr>
        <w:t>อกจาก</w:t>
      </w:r>
      <w:r w:rsidR="00F1278C">
        <w:rPr>
          <w:rFonts w:hint="cs"/>
          <w:cs/>
        </w:rPr>
        <w:t>หน้า</w:t>
      </w:r>
      <w:r w:rsidR="00F1278C">
        <w:t xml:space="preserve"> Main Menu</w:t>
      </w:r>
      <w:r w:rsidR="00F1278C">
        <w:rPr>
          <w:rFonts w:hint="cs"/>
          <w:cs/>
        </w:rPr>
        <w:t xml:space="preserve"> จะมี</w:t>
      </w:r>
      <w:r w:rsidR="0018725D">
        <w:t xml:space="preserve"> Animation Fade </w:t>
      </w:r>
      <w:r w:rsidR="00456738">
        <w:rPr>
          <w:rFonts w:hint="cs"/>
          <w:cs/>
        </w:rPr>
        <w:t>และผู้เล่น</w:t>
      </w:r>
      <w:r w:rsidR="0032025A">
        <w:rPr>
          <w:rFonts w:hint="cs"/>
          <w:cs/>
        </w:rPr>
        <w:t>สามารถเลือกกดปุ่ม</w:t>
      </w:r>
      <w:r w:rsidR="00FA6AF9">
        <w:rPr>
          <w:rFonts w:hint="cs"/>
          <w:cs/>
        </w:rPr>
        <w:t xml:space="preserve">เล่น หรือออกจากเกม </w:t>
      </w:r>
      <w:r w:rsidR="00966F6F">
        <w:rPr>
          <w:rFonts w:hint="cs"/>
          <w:cs/>
        </w:rPr>
        <w:t>เมื่อกดปุ่มเล่นเข้าไป</w:t>
      </w:r>
      <w:r w:rsidR="008F5D0F">
        <w:rPr>
          <w:rFonts w:hint="cs"/>
          <w:cs/>
        </w:rPr>
        <w:t>เกมก็จะสลับไปยัง</w:t>
      </w:r>
      <w:r w:rsidR="00241938">
        <w:rPr>
          <w:rFonts w:hint="cs"/>
          <w:cs/>
        </w:rPr>
        <w:t>ด่านนั้นๆ หรือออกจากเกม</w:t>
      </w:r>
    </w:p>
    <w:p w14:paraId="0FE6B553" w14:textId="5F2B87A5" w:rsidR="00805DAA" w:rsidRDefault="00805DAA" w:rsidP="00805DAA">
      <w:pPr>
        <w:pStyle w:val="NormalforReport"/>
        <w:jc w:val="center"/>
      </w:pPr>
      <w:r>
        <w:rPr>
          <w:noProof/>
        </w:rPr>
        <w:drawing>
          <wp:inline distT="0" distB="0" distL="0" distR="0" wp14:anchorId="6AE279F3" wp14:editId="21032EF8">
            <wp:extent cx="1674579" cy="2178435"/>
            <wp:effectExtent l="0" t="0" r="1905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579" cy="2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51FD705" wp14:editId="61F8CFEE">
            <wp:extent cx="3753016" cy="2187147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16" cy="21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0C6D" w14:textId="728D151E" w:rsidR="00C24D50" w:rsidRDefault="005447DE" w:rsidP="007B73D2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</w:t>
      </w:r>
      <w:r w:rsidR="00E42CE1">
        <w:rPr>
          <w:b/>
          <w:bCs/>
        </w:rPr>
        <w:t>10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Scene</w:t>
      </w:r>
      <w:r w:rsidR="00D10447">
        <w:rPr>
          <w:b/>
          <w:bCs/>
        </w:rPr>
        <w:t>/Scene</w:t>
      </w:r>
      <w:r>
        <w:rPr>
          <w:b/>
          <w:bCs/>
        </w:rPr>
        <w:t xml:space="preserve"> Tree</w:t>
      </w:r>
      <w:r w:rsidR="00B4387A">
        <w:rPr>
          <w:b/>
          <w:bCs/>
        </w:rPr>
        <w:t xml:space="preserve"> “Main Menu”</w:t>
      </w:r>
    </w:p>
    <w:p w14:paraId="33873291" w14:textId="77777777" w:rsidR="007B73D2" w:rsidRPr="00CF6044" w:rsidRDefault="007B73D2" w:rsidP="007B73D2">
      <w:pPr>
        <w:pStyle w:val="NormalforReport"/>
        <w:ind w:firstLine="720"/>
        <w:rPr>
          <w:cs/>
        </w:rPr>
      </w:pPr>
      <w:r>
        <w:rPr>
          <w:rFonts w:hint="cs"/>
          <w:cs/>
        </w:rPr>
        <w:t xml:space="preserve">ผู้พัฒนาได้มีการจ้างการสร้างเพลงสำหรับเกมนี้ด้วยผ่าน </w:t>
      </w:r>
      <w:r>
        <w:t>fiverr.com</w:t>
      </w:r>
      <w:r>
        <w:rPr>
          <w:rFonts w:hint="cs"/>
          <w:cs/>
        </w:rPr>
        <w:t xml:space="preserve"> เป็นเพลงพื้นหลังให้ผู้เล่นรู้สึกดื่มด่ำกับเกมมากขึ้น</w:t>
      </w:r>
      <w:r>
        <w:t xml:space="preserve"> </w:t>
      </w:r>
      <w:r>
        <w:rPr>
          <w:rFonts w:hint="cs"/>
          <w:cs/>
        </w:rPr>
        <w:t>ซึ่งผู้จัดทำได้รับเพลงหลังจากหมดระยะเวลาในการพัฒนาแล้ว จึงยังไม่ได้ใช้งานในเกม</w:t>
      </w:r>
    </w:p>
    <w:p w14:paraId="0F3AF4FD" w14:textId="5F2B87A5" w:rsidR="00124A92" w:rsidRDefault="00124A92" w:rsidP="0088372C">
      <w:pPr>
        <w:pStyle w:val="Heading2forReport"/>
        <w:ind w:firstLine="284"/>
      </w:pPr>
      <w:r>
        <w:lastRenderedPageBreak/>
        <w:t>Levels</w:t>
      </w:r>
    </w:p>
    <w:p w14:paraId="6CC19722" w14:textId="5D961795" w:rsidR="001D1DF8" w:rsidRDefault="00124A92" w:rsidP="00124A92">
      <w:pPr>
        <w:pStyle w:val="NormalforReport"/>
      </w:pPr>
      <w:r>
        <w:tab/>
      </w:r>
      <w:r w:rsidR="000B603E">
        <w:rPr>
          <w:rFonts w:hint="cs"/>
          <w:cs/>
        </w:rPr>
        <w:t>การออกแ</w:t>
      </w:r>
      <w:r w:rsidR="00F84F08">
        <w:rPr>
          <w:rFonts w:hint="cs"/>
          <w:cs/>
        </w:rPr>
        <w:t>บบ</w:t>
      </w:r>
      <w:r w:rsidR="00B72C26">
        <w:rPr>
          <w:rFonts w:hint="cs"/>
          <w:cs/>
        </w:rPr>
        <w:t xml:space="preserve"> </w:t>
      </w:r>
      <w:r w:rsidR="00B72C26">
        <w:t xml:space="preserve">UI </w:t>
      </w:r>
      <w:r w:rsidR="00B72C26">
        <w:rPr>
          <w:rFonts w:hint="cs"/>
          <w:cs/>
        </w:rPr>
        <w:t>ของแต่ละด่านจะแบ่</w:t>
      </w:r>
      <w:r w:rsidR="00042AD2">
        <w:rPr>
          <w:rFonts w:hint="cs"/>
          <w:cs/>
        </w:rPr>
        <w:t>ง</w:t>
      </w:r>
      <w:r w:rsidR="0046274B">
        <w:rPr>
          <w:rFonts w:hint="cs"/>
          <w:cs/>
        </w:rPr>
        <w:t xml:space="preserve">เป็น </w:t>
      </w:r>
      <w:r w:rsidR="0046274B">
        <w:t xml:space="preserve">3 </w:t>
      </w:r>
      <w:r w:rsidR="0046274B">
        <w:rPr>
          <w:rFonts w:hint="cs"/>
          <w:cs/>
        </w:rPr>
        <w:t xml:space="preserve">ส่วนหลักๆ คือ </w:t>
      </w:r>
      <w:r w:rsidR="0046274B">
        <w:t xml:space="preserve">HUD, Drawer, </w:t>
      </w:r>
      <w:r w:rsidR="0046274B">
        <w:rPr>
          <w:rFonts w:hint="cs"/>
          <w:cs/>
        </w:rPr>
        <w:t xml:space="preserve">และ </w:t>
      </w:r>
      <w:r w:rsidR="0046274B">
        <w:t>Gri</w:t>
      </w:r>
      <w:r w:rsidR="001D1DF8">
        <w:t>d</w:t>
      </w:r>
    </w:p>
    <w:p w14:paraId="28F8B41F" w14:textId="2FC8F95E" w:rsidR="00285C55" w:rsidRDefault="008E3CC6" w:rsidP="008E3CC6">
      <w:pPr>
        <w:pStyle w:val="NormalforReport"/>
        <w:jc w:val="center"/>
      </w:pPr>
      <w:r>
        <w:rPr>
          <w:noProof/>
        </w:rPr>
        <w:drawing>
          <wp:inline distT="0" distB="0" distL="0" distR="0" wp14:anchorId="2F95D873" wp14:editId="5287051A">
            <wp:extent cx="1971923" cy="1396052"/>
            <wp:effectExtent l="0" t="0" r="0" b="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0182" cy="14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 w:rsidR="00E33784">
        <w:rPr>
          <w:noProof/>
        </w:rPr>
        <w:drawing>
          <wp:inline distT="0" distB="0" distL="0" distR="0" wp14:anchorId="1390AF91" wp14:editId="0473CFDA">
            <wp:extent cx="3552900" cy="2027583"/>
            <wp:effectExtent l="0" t="0" r="9525" b="0"/>
            <wp:docPr id="33" name="Picture 3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alenda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8117" cy="20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4420" w14:textId="67FE79DF" w:rsidR="008E3CC6" w:rsidRPr="008E3CC6" w:rsidRDefault="008E3CC6" w:rsidP="008E3CC6">
      <w:pPr>
        <w:pStyle w:val="NormalforReport"/>
        <w:jc w:val="center"/>
        <w:rPr>
          <w:b/>
          <w:bCs/>
          <w: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1</w:t>
      </w:r>
      <w:r>
        <w:rPr>
          <w:rFonts w:hint="cs"/>
          <w:b/>
          <w:bCs/>
          <w:cs/>
        </w:rPr>
        <w:t xml:space="preserve"> </w:t>
      </w:r>
      <w:r w:rsidR="00276DC4">
        <w:rPr>
          <w:b/>
          <w:bCs/>
        </w:rPr>
        <w:t>Scene/Scene Tree</w:t>
      </w:r>
      <w:r w:rsidR="001D0200">
        <w:rPr>
          <w:b/>
          <w:bCs/>
        </w:rPr>
        <w:t xml:space="preserve"> on Every</w:t>
      </w:r>
      <w:r w:rsidR="00276DC4">
        <w:rPr>
          <w:b/>
          <w:bCs/>
        </w:rPr>
        <w:t xml:space="preserve"> Level</w:t>
      </w:r>
    </w:p>
    <w:p w14:paraId="23B6958B" w14:textId="4C405D41" w:rsidR="001D1DF8" w:rsidRDefault="001D1DF8" w:rsidP="00124A92">
      <w:pPr>
        <w:pStyle w:val="NormalforReport"/>
      </w:pPr>
      <w:r>
        <w:tab/>
        <w:t xml:space="preserve">HUD </w:t>
      </w:r>
      <w:r>
        <w:rPr>
          <w:rFonts w:hint="cs"/>
          <w:cs/>
        </w:rPr>
        <w:t>จะเป็นส่วนที่แสดงจุดมุ่งหมาย</w:t>
      </w:r>
      <w:r w:rsidR="009B693E">
        <w:rPr>
          <w:rFonts w:hint="cs"/>
          <w:cs/>
        </w:rPr>
        <w:t xml:space="preserve"> </w:t>
      </w:r>
      <w:r w:rsidR="00655F8E">
        <w:rPr>
          <w:rFonts w:hint="cs"/>
          <w:cs/>
        </w:rPr>
        <w:t>คำเตือน</w:t>
      </w:r>
      <w:r>
        <w:rPr>
          <w:rFonts w:hint="cs"/>
          <w:cs/>
        </w:rPr>
        <w:t xml:space="preserve"> ทรัพยากรที่มี </w:t>
      </w:r>
      <w:r w:rsidR="00E01AF6">
        <w:rPr>
          <w:rFonts w:hint="cs"/>
          <w:cs/>
        </w:rPr>
        <w:t>และ</w:t>
      </w:r>
      <w:r w:rsidR="00655F8E">
        <w:rPr>
          <w:rFonts w:hint="cs"/>
          <w:cs/>
        </w:rPr>
        <w:t>เงินของผู้</w:t>
      </w:r>
      <w:r w:rsidR="00E01AF6">
        <w:rPr>
          <w:rFonts w:hint="cs"/>
          <w:cs/>
        </w:rPr>
        <w:t xml:space="preserve">เล่น </w:t>
      </w:r>
      <w:r w:rsidR="003E3D3B">
        <w:rPr>
          <w:rFonts w:hint="cs"/>
          <w:cs/>
        </w:rPr>
        <w:t>รวมทั้งปู่มควบคุม</w:t>
      </w:r>
      <w:r w:rsidR="00A64F39">
        <w:rPr>
          <w:rFonts w:hint="cs"/>
          <w:cs/>
        </w:rPr>
        <w:t xml:space="preserve">การเริ่มด่าน </w:t>
      </w:r>
      <w:r w:rsidR="00695590">
        <w:rPr>
          <w:rFonts w:hint="cs"/>
          <w:cs/>
        </w:rPr>
        <w:t>การ</w:t>
      </w:r>
      <w:r w:rsidR="0058570D">
        <w:rPr>
          <w:rFonts w:hint="cs"/>
          <w:cs/>
        </w:rPr>
        <w:t>เริ่ม</w:t>
      </w:r>
      <w:r w:rsidR="008F2180">
        <w:rPr>
          <w:rFonts w:hint="cs"/>
          <w:cs/>
        </w:rPr>
        <w:t>ด่าน</w:t>
      </w:r>
      <w:r w:rsidR="00680254">
        <w:rPr>
          <w:rFonts w:hint="cs"/>
          <w:cs/>
        </w:rPr>
        <w:t>ใหม่ และการออกจากด่าน</w:t>
      </w:r>
    </w:p>
    <w:p w14:paraId="39DC1516" w14:textId="775756E4" w:rsidR="001D0200" w:rsidRDefault="00D3663E" w:rsidP="001D0200">
      <w:pPr>
        <w:pStyle w:val="NormalforReport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2560DE" wp14:editId="0101FDE4">
            <wp:extent cx="2152381" cy="3276190"/>
            <wp:effectExtent l="0" t="0" r="635" b="635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200B7160" wp14:editId="7ABDC9DD">
            <wp:extent cx="1553340" cy="3276000"/>
            <wp:effectExtent l="0" t="0" r="8890" b="635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334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EAFE" w14:textId="29FEE649" w:rsidR="001D0200" w:rsidRPr="001D0200" w:rsidRDefault="001D0200" w:rsidP="001D0200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2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Scene/Scene Tree on Every </w:t>
      </w:r>
      <w:r w:rsidR="00BA5D58">
        <w:rPr>
          <w:b/>
          <w:bCs/>
        </w:rPr>
        <w:t>HUD</w:t>
      </w:r>
    </w:p>
    <w:p w14:paraId="4E545CC7" w14:textId="4F372F81" w:rsidR="00C24D50" w:rsidRDefault="00C24D50" w:rsidP="00124A92">
      <w:pPr>
        <w:pStyle w:val="NormalforReport"/>
      </w:pPr>
      <w:r>
        <w:rPr>
          <w:cs/>
        </w:rPr>
        <w:tab/>
      </w:r>
      <w:r>
        <w:t xml:space="preserve">Drawer </w:t>
      </w:r>
      <w:r>
        <w:rPr>
          <w:rFonts w:hint="cs"/>
          <w:cs/>
        </w:rPr>
        <w:t>เป็นส่วนที่ผู้เล่น</w:t>
      </w:r>
      <w:r w:rsidR="00FD60D5">
        <w:rPr>
          <w:rFonts w:hint="cs"/>
          <w:cs/>
        </w:rPr>
        <w:t>จะซื้อเครื่องจักร</w:t>
      </w:r>
      <w:r w:rsidR="00B856B3">
        <w:rPr>
          <w:rFonts w:hint="cs"/>
          <w:cs/>
        </w:rPr>
        <w:t xml:space="preserve">ไปวางฝั่ง </w:t>
      </w:r>
      <w:r w:rsidR="00B856B3">
        <w:t xml:space="preserve">Grid </w:t>
      </w:r>
      <w:r w:rsidR="004A41AB">
        <w:rPr>
          <w:rFonts w:hint="cs"/>
          <w:cs/>
        </w:rPr>
        <w:t>จะ</w:t>
      </w:r>
      <w:r w:rsidR="00EF469D">
        <w:rPr>
          <w:rFonts w:hint="cs"/>
          <w:cs/>
        </w:rPr>
        <w:t>มีการ</w:t>
      </w:r>
      <w:r w:rsidR="004A41AB">
        <w:rPr>
          <w:rFonts w:hint="cs"/>
          <w:cs/>
        </w:rPr>
        <w:t>ควบคุมการ</w:t>
      </w:r>
      <w:r w:rsidR="00200740">
        <w:rPr>
          <w:rFonts w:hint="cs"/>
          <w:cs/>
        </w:rPr>
        <w:t>สร้าง</w:t>
      </w:r>
      <w:r w:rsidR="00254195">
        <w:rPr>
          <w:rFonts w:hint="cs"/>
          <w:cs/>
        </w:rPr>
        <w:t>เครื่องจักรใหม่</w:t>
      </w:r>
      <w:r w:rsidR="00F25CE4">
        <w:rPr>
          <w:rFonts w:hint="cs"/>
          <w:cs/>
        </w:rPr>
        <w:t xml:space="preserve"> </w:t>
      </w:r>
      <w:r w:rsidR="00620B8E">
        <w:rPr>
          <w:rFonts w:hint="cs"/>
          <w:cs/>
        </w:rPr>
        <w:t>และ</w:t>
      </w:r>
      <w:r w:rsidR="00F25CE4">
        <w:rPr>
          <w:rFonts w:hint="cs"/>
          <w:cs/>
        </w:rPr>
        <w:t>การหักเงินผู้เล่น</w:t>
      </w:r>
      <w:r w:rsidR="00C60941">
        <w:rPr>
          <w:rFonts w:hint="cs"/>
          <w:cs/>
        </w:rPr>
        <w:t>เมื่อ</w:t>
      </w:r>
      <w:r w:rsidR="00BE288F">
        <w:rPr>
          <w:rFonts w:hint="cs"/>
          <w:cs/>
        </w:rPr>
        <w:t>เครื่องจักรได้มีการซื้อไปแล้ว</w:t>
      </w:r>
      <w:r w:rsidR="00EA43DC">
        <w:rPr>
          <w:rFonts w:hint="cs"/>
          <w:cs/>
        </w:rPr>
        <w:t xml:space="preserve"> ถ้าผู้เล่นไม่ต้องการเครื่องจักรใดแล้ว สามารถนำมาขาย</w:t>
      </w:r>
      <w:r w:rsidR="00692B46">
        <w:rPr>
          <w:rFonts w:hint="cs"/>
          <w:cs/>
        </w:rPr>
        <w:t xml:space="preserve">และรับเงินคืนได้ </w:t>
      </w:r>
      <w:r w:rsidR="00692B46">
        <w:t xml:space="preserve">Drawer </w:t>
      </w:r>
      <w:r w:rsidR="00692B46">
        <w:rPr>
          <w:rFonts w:hint="cs"/>
          <w:cs/>
        </w:rPr>
        <w:t>จะมีการ</w:t>
      </w:r>
      <w:r w:rsidR="009B032D">
        <w:rPr>
          <w:rFonts w:hint="cs"/>
          <w:cs/>
        </w:rPr>
        <w:t>เก็บ</w:t>
      </w:r>
      <w:r w:rsidR="007F65AA">
        <w:rPr>
          <w:rFonts w:hint="cs"/>
          <w:cs/>
        </w:rPr>
        <w:t>ตำแหน่ง</w:t>
      </w:r>
      <w:r w:rsidR="00625E78">
        <w:rPr>
          <w:rFonts w:hint="cs"/>
          <w:cs/>
        </w:rPr>
        <w:t xml:space="preserve"> </w:t>
      </w:r>
      <w:r w:rsidR="00625E78">
        <w:t xml:space="preserve">Rest Zone </w:t>
      </w:r>
      <w:r w:rsidR="00625E78">
        <w:rPr>
          <w:rFonts w:hint="cs"/>
          <w:cs/>
        </w:rPr>
        <w:t xml:space="preserve">เป็น </w:t>
      </w:r>
      <w:r w:rsidR="00625E78">
        <w:t>2D Array</w:t>
      </w:r>
      <w:r w:rsidR="00446795">
        <w:rPr>
          <w:rFonts w:hint="cs"/>
          <w:cs/>
        </w:rPr>
        <w:t xml:space="preserve"> เพื่อช่วยในการ</w:t>
      </w:r>
      <w:r w:rsidR="00603E36">
        <w:rPr>
          <w:rFonts w:hint="cs"/>
          <w:cs/>
        </w:rPr>
        <w:t>ระบุตำแหน่ง</w:t>
      </w:r>
      <w:r w:rsidR="00521397">
        <w:rPr>
          <w:rFonts w:hint="cs"/>
          <w:cs/>
        </w:rPr>
        <w:t xml:space="preserve"> และช่วยใ</w:t>
      </w:r>
      <w:r w:rsidR="00477B1D">
        <w:rPr>
          <w:rFonts w:hint="cs"/>
          <w:cs/>
        </w:rPr>
        <w:t>ห้</w:t>
      </w:r>
      <w:r w:rsidR="00521397">
        <w:rPr>
          <w:rFonts w:hint="cs"/>
          <w:cs/>
        </w:rPr>
        <w:t>การ</w:t>
      </w:r>
      <w:r w:rsidR="00477B1D">
        <w:rPr>
          <w:rFonts w:hint="cs"/>
          <w:cs/>
        </w:rPr>
        <w:t>พัฒนาง่ายขึ้น</w:t>
      </w:r>
    </w:p>
    <w:p w14:paraId="532A6F15" w14:textId="31703CB0" w:rsidR="00D3663E" w:rsidRDefault="006507BF" w:rsidP="00D3663E">
      <w:pPr>
        <w:pStyle w:val="NormalforReport"/>
        <w:jc w:val="center"/>
      </w:pPr>
      <w:r>
        <w:rPr>
          <w:noProof/>
        </w:rPr>
        <w:lastRenderedPageBreak/>
        <w:drawing>
          <wp:inline distT="0" distB="0" distL="0" distR="0" wp14:anchorId="6023A1C9" wp14:editId="62F88F84">
            <wp:extent cx="1942330" cy="3276000"/>
            <wp:effectExtent l="0" t="0" r="1270" b="635"/>
            <wp:docPr id="39" name="Picture 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4233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E5A23">
        <w:rPr>
          <w:noProof/>
        </w:rPr>
        <w:drawing>
          <wp:inline distT="0" distB="0" distL="0" distR="0" wp14:anchorId="4CB335BC" wp14:editId="03126835">
            <wp:extent cx="1601868" cy="3276000"/>
            <wp:effectExtent l="0" t="0" r="0" b="635"/>
            <wp:docPr id="38" name="Picture 38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electronics, keyboard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1868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53D7" w14:textId="3C724131" w:rsidR="006507BF" w:rsidRDefault="00DC3875" w:rsidP="006507BF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3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Scene/Scene Tree on Every Drawer (</w:t>
      </w:r>
      <w:r w:rsidR="006507BF">
        <w:rPr>
          <w:b/>
          <w:bCs/>
        </w:rPr>
        <w:t>Node Count Varies</w:t>
      </w:r>
      <w:r>
        <w:rPr>
          <w:b/>
          <w:bCs/>
        </w:rPr>
        <w:t>)</w:t>
      </w:r>
    </w:p>
    <w:p w14:paraId="2537CD0A" w14:textId="6466CADA" w:rsidR="00C578D4" w:rsidRDefault="00C578D4" w:rsidP="006507BF">
      <w:pPr>
        <w:pStyle w:val="NormalforRepor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91F5EB" wp14:editId="3C70F95E">
            <wp:extent cx="4896000" cy="2679333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267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84CF" w14:textId="3DB5AF4C" w:rsidR="00C578D4" w:rsidRDefault="00C578D4" w:rsidP="00C578D4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4</w:t>
      </w:r>
      <w:r>
        <w:rPr>
          <w:rFonts w:hint="cs"/>
          <w:b/>
          <w:bCs/>
          <w:cs/>
        </w:rPr>
        <w:t xml:space="preserve"> </w:t>
      </w:r>
      <w:r w:rsidR="00A151B1">
        <w:rPr>
          <w:b/>
          <w:bCs/>
        </w:rPr>
        <w:t>Machine Spawning Source Code</w:t>
      </w:r>
    </w:p>
    <w:p w14:paraId="6E81F2EB" w14:textId="165343B7" w:rsidR="00C578D4" w:rsidRDefault="00C578D4" w:rsidP="006507BF">
      <w:pPr>
        <w:pStyle w:val="NormalforRepor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79077" wp14:editId="6D37A415">
            <wp:extent cx="4896000" cy="145533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00" cy="145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CA73" w14:textId="30BFD560" w:rsidR="00A151B1" w:rsidRDefault="00C578D4" w:rsidP="00A151B1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5</w:t>
      </w:r>
      <w:r>
        <w:rPr>
          <w:rFonts w:hint="cs"/>
          <w:b/>
          <w:bCs/>
          <w:cs/>
        </w:rPr>
        <w:t xml:space="preserve"> </w:t>
      </w:r>
      <w:r w:rsidR="00A151B1">
        <w:rPr>
          <w:b/>
          <w:bCs/>
        </w:rPr>
        <w:t>Money Operations</w:t>
      </w:r>
      <w:r w:rsidR="00BF3ABF">
        <w:rPr>
          <w:b/>
          <w:bCs/>
        </w:rPr>
        <w:t>(Deduction/Refund)</w:t>
      </w:r>
      <w:r w:rsidR="00A151B1">
        <w:rPr>
          <w:b/>
          <w:bCs/>
        </w:rPr>
        <w:t xml:space="preserve"> Source Code</w:t>
      </w:r>
    </w:p>
    <w:p w14:paraId="0D7FE11E" w14:textId="76DA6422" w:rsidR="00477B1D" w:rsidRDefault="00477B1D" w:rsidP="00764B34">
      <w:pPr>
        <w:pStyle w:val="NormalforReport"/>
        <w:ind w:firstLine="720"/>
      </w:pPr>
      <w:r>
        <w:lastRenderedPageBreak/>
        <w:t xml:space="preserve">Grid </w:t>
      </w:r>
      <w:r w:rsidR="00215A71">
        <w:rPr>
          <w:rFonts w:hint="cs"/>
          <w:cs/>
        </w:rPr>
        <w:t>เป็นส่วนโรงงาน</w:t>
      </w:r>
      <w:r w:rsidR="001B6141">
        <w:rPr>
          <w:rFonts w:hint="cs"/>
          <w:cs/>
        </w:rPr>
        <w:t xml:space="preserve">ขนาด </w:t>
      </w:r>
      <w:r w:rsidR="001B6141">
        <w:t xml:space="preserve">8x6 </w:t>
      </w:r>
      <w:r w:rsidR="00215A71">
        <w:rPr>
          <w:rFonts w:hint="cs"/>
          <w:cs/>
        </w:rPr>
        <w:t>ของผู้เล่น</w:t>
      </w:r>
      <w:r w:rsidR="008402C9">
        <w:rPr>
          <w:rFonts w:hint="cs"/>
          <w:cs/>
        </w:rPr>
        <w:t>ที่สามารถวางเครื่องจักรที่ซื้อมาและออกแบบโรงงาน</w:t>
      </w:r>
      <w:r w:rsidR="00CB5130">
        <w:rPr>
          <w:rFonts w:hint="cs"/>
          <w:cs/>
        </w:rPr>
        <w:t>ตามวัตถุประสงค์ของด่าน</w:t>
      </w:r>
      <w:r w:rsidR="00B73528">
        <w:rPr>
          <w:rFonts w:hint="cs"/>
          <w:cs/>
        </w:rPr>
        <w:t xml:space="preserve"> จะมี </w:t>
      </w:r>
      <w:r w:rsidR="00B73528">
        <w:t xml:space="preserve">Warehouse In/Out </w:t>
      </w:r>
      <w:r w:rsidR="00B73528">
        <w:rPr>
          <w:rFonts w:hint="cs"/>
          <w:cs/>
        </w:rPr>
        <w:t>เพื่อ</w:t>
      </w:r>
      <w:r w:rsidR="002C4357">
        <w:rPr>
          <w:rFonts w:hint="cs"/>
          <w:cs/>
        </w:rPr>
        <w:t>จ่ายทรัพยากร แบะรับสินค้าจากโรงงานของผู้เล</w:t>
      </w:r>
      <w:r w:rsidR="009034E5">
        <w:rPr>
          <w:rFonts w:hint="cs"/>
          <w:cs/>
        </w:rPr>
        <w:t>่น</w:t>
      </w:r>
      <w:r w:rsidR="00E32332">
        <w:rPr>
          <w:rFonts w:hint="cs"/>
          <w:cs/>
        </w:rPr>
        <w:t xml:space="preserve"> </w:t>
      </w:r>
      <w:r w:rsidR="009B032D">
        <w:rPr>
          <w:rFonts w:hint="cs"/>
          <w:cs/>
        </w:rPr>
        <w:t xml:space="preserve">และมีการเก็บตำแหน่ง </w:t>
      </w:r>
      <w:r w:rsidR="009B032D">
        <w:t xml:space="preserve">Rest Zone </w:t>
      </w:r>
      <w:r w:rsidR="009B032D">
        <w:rPr>
          <w:rFonts w:hint="cs"/>
          <w:cs/>
        </w:rPr>
        <w:t xml:space="preserve">เป็น </w:t>
      </w:r>
      <w:r w:rsidR="009B032D">
        <w:t xml:space="preserve">2D Array </w:t>
      </w:r>
      <w:r w:rsidR="009B032D">
        <w:rPr>
          <w:rFonts w:hint="cs"/>
          <w:cs/>
        </w:rPr>
        <w:t>เช่นกัน</w:t>
      </w:r>
    </w:p>
    <w:p w14:paraId="34FC903C" w14:textId="21DB0669" w:rsidR="008F49DA" w:rsidRDefault="001B6141" w:rsidP="001B6141">
      <w:pPr>
        <w:pStyle w:val="NormalforReport"/>
        <w:ind w:firstLine="720"/>
        <w:jc w:val="center"/>
      </w:pPr>
      <w:r>
        <w:rPr>
          <w:noProof/>
        </w:rPr>
        <w:drawing>
          <wp:inline distT="0" distB="0" distL="0" distR="0" wp14:anchorId="1595796A" wp14:editId="222F1E6F">
            <wp:extent cx="1650499" cy="2811960"/>
            <wp:effectExtent l="0" t="0" r="6985" b="7620"/>
            <wp:docPr id="41" name="Picture 4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alenda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50499" cy="28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 w:rsidR="00861936">
        <w:rPr>
          <w:noProof/>
        </w:rPr>
        <w:drawing>
          <wp:inline distT="0" distB="0" distL="0" distR="0" wp14:anchorId="57ABFFF3" wp14:editId="47CB6B23">
            <wp:extent cx="3560264" cy="2812001"/>
            <wp:effectExtent l="0" t="0" r="2540" b="7620"/>
            <wp:docPr id="40" name="Picture 40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gam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8147" cy="28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91DA" w14:textId="500B1034" w:rsidR="001B6141" w:rsidRDefault="001B6141" w:rsidP="001B6141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6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Scene/Scene Tree on Every Grid</w:t>
      </w:r>
    </w:p>
    <w:p w14:paraId="1C466B12" w14:textId="5C5319A0" w:rsidR="001B6141" w:rsidRDefault="002A110E" w:rsidP="001B6141">
      <w:pPr>
        <w:pStyle w:val="NormalforRepor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CAF933" wp14:editId="68F798C8">
            <wp:extent cx="5040000" cy="2758137"/>
            <wp:effectExtent l="0" t="0" r="825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089C" w14:textId="2E61100C" w:rsidR="001B6141" w:rsidRDefault="002A110E" w:rsidP="002A110E">
      <w:pPr>
        <w:pStyle w:val="NormalforReport"/>
        <w:jc w:val="center"/>
        <w:rPr>
          <w: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667EE">
        <w:rPr>
          <w:b/>
          <w:bCs/>
        </w:rPr>
        <w:t>4.1</w:t>
      </w:r>
      <w:r w:rsidR="00E42CE1">
        <w:rPr>
          <w:b/>
          <w:bCs/>
        </w:rPr>
        <w:t>7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Rest Zone Array Generation Source Code</w:t>
      </w:r>
    </w:p>
    <w:p w14:paraId="6E9CFF92" w14:textId="77777777" w:rsidR="00764B34" w:rsidRDefault="00764B34">
      <w:pPr>
        <w:rPr>
          <w:rFonts w:ascii="TH Sarabun New" w:eastAsia="TH Sarabun New" w:hAnsi="TH Sarabun New" w:cs="TH Sarabun New"/>
          <w:b/>
          <w:bCs/>
          <w:color w:val="000000" w:themeColor="text1"/>
          <w:sz w:val="32"/>
          <w:szCs w:val="32"/>
        </w:rPr>
      </w:pPr>
      <w:r>
        <w:br w:type="page"/>
      </w:r>
    </w:p>
    <w:p w14:paraId="051C6E49" w14:textId="053C1FCF" w:rsidR="0088372C" w:rsidRDefault="00ED5D29" w:rsidP="0088372C">
      <w:pPr>
        <w:pStyle w:val="Heading2forReport"/>
        <w:ind w:firstLine="284"/>
      </w:pPr>
      <w:r w:rsidRPr="00ED5D29">
        <w:lastRenderedPageBreak/>
        <w:t>Drag And Drop</w:t>
      </w:r>
    </w:p>
    <w:p w14:paraId="009AA6DF" w14:textId="3F012BC9" w:rsidR="00884DCE" w:rsidRPr="00884DCE" w:rsidRDefault="00884DCE" w:rsidP="00246027">
      <w:pPr>
        <w:rPr>
          <w:rFonts w:ascii="TH Sarabun New" w:eastAsia="TH Sarabun New" w:hAnsi="TH Sarabun New" w:cs="TH Sarabun New"/>
          <w:sz w:val="32"/>
          <w:szCs w:val="32"/>
        </w:rPr>
      </w:pPr>
      <w:r w:rsidRPr="00884DCE">
        <w:rPr>
          <w:rFonts w:ascii="TH Sarabun New" w:eastAsia="TH Sarabun New" w:hAnsi="TH Sarabun New" w:cs="TH Sarabun New"/>
          <w:sz w:val="32"/>
          <w:szCs w:val="32"/>
        </w:rPr>
        <w:tab/>
      </w:r>
      <w:r w:rsidR="00CC2661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ระบบ </w:t>
      </w:r>
      <w:r w:rsidR="00CC2661">
        <w:rPr>
          <w:rFonts w:ascii="TH Sarabun New" w:eastAsia="TH Sarabun New" w:hAnsi="TH Sarabun New" w:cs="TH Sarabun New"/>
          <w:sz w:val="32"/>
          <w:szCs w:val="32"/>
        </w:rPr>
        <w:t>Drag And Drop</w:t>
      </w:r>
      <w:r w:rsidR="00CC2661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="00EB4BBF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ของ </w:t>
      </w:r>
      <w:r w:rsidR="00EB4BBF">
        <w:rPr>
          <w:rFonts w:ascii="TH Sarabun New" w:eastAsia="TH Sarabun New" w:hAnsi="TH Sarabun New" w:cs="TH Sarabun New"/>
          <w:sz w:val="32"/>
          <w:szCs w:val="32"/>
        </w:rPr>
        <w:t xml:space="preserve">flaxibility </w:t>
      </w:r>
      <w:r w:rsidR="006E41B6">
        <w:rPr>
          <w:rFonts w:ascii="TH Sarabun New" w:eastAsia="TH Sarabun New" w:hAnsi="TH Sarabun New" w:cs="TH Sarabun New" w:hint="cs"/>
          <w:sz w:val="32"/>
          <w:szCs w:val="32"/>
          <w:cs/>
        </w:rPr>
        <w:t>มีฐาน</w:t>
      </w:r>
      <w:r w:rsidR="00C20DB5">
        <w:rPr>
          <w:rFonts w:ascii="TH Sarabun New" w:eastAsia="TH Sarabun New" w:hAnsi="TH Sarabun New" w:cs="TH Sarabun New" w:hint="cs"/>
          <w:sz w:val="32"/>
          <w:szCs w:val="32"/>
          <w:cs/>
        </w:rPr>
        <w:t>มาจาก</w:t>
      </w:r>
      <w:r w:rsidR="00246027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7B49A2" w:rsidRPr="006C4992">
        <w:rPr>
          <w:rFonts w:ascii="TH Sarabun New" w:eastAsia="TH Sarabun New" w:hAnsi="TH Sarabun New" w:cs="TH Sarabun New"/>
          <w:sz w:val="32"/>
          <w:szCs w:val="32"/>
        </w:rPr>
        <w:t>godot_tutorial_content</w:t>
      </w:r>
      <w:proofErr w:type="spellEnd"/>
      <w:r w:rsidR="007B49A2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7B49A2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ของ </w:t>
      </w:r>
      <w:proofErr w:type="spellStart"/>
      <w:r w:rsidR="00246027" w:rsidRPr="00246027">
        <w:rPr>
          <w:rFonts w:ascii="TH Sarabun New" w:eastAsia="TH Sarabun New" w:hAnsi="TH Sarabun New" w:cs="TH Sarabun New"/>
          <w:sz w:val="32"/>
          <w:szCs w:val="32"/>
        </w:rPr>
        <w:t>bramreth</w:t>
      </w:r>
      <w:proofErr w:type="spellEnd"/>
      <w:r w:rsidR="007B49A2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="006C4992">
        <w:rPr>
          <w:rFonts w:ascii="TH Sarabun New" w:eastAsia="TH Sarabun New" w:hAnsi="TH Sarabun New" w:cs="TH Sarabun New" w:hint="cs"/>
          <w:sz w:val="32"/>
          <w:szCs w:val="32"/>
          <w:cs/>
        </w:rPr>
        <w:t>ซึ่ง</w:t>
      </w:r>
      <w:r w:rsidR="00745698">
        <w:rPr>
          <w:rFonts w:ascii="TH Sarabun New" w:eastAsia="TH Sarabun New" w:hAnsi="TH Sarabun New" w:cs="TH Sarabun New" w:hint="cs"/>
          <w:sz w:val="32"/>
          <w:szCs w:val="32"/>
          <w:cs/>
        </w:rPr>
        <w:t>เรามีการ</w:t>
      </w:r>
      <w:r w:rsidR="006C4992">
        <w:rPr>
          <w:rFonts w:ascii="TH Sarabun New" w:eastAsia="TH Sarabun New" w:hAnsi="TH Sarabun New" w:cs="TH Sarabun New" w:hint="cs"/>
          <w:sz w:val="32"/>
          <w:szCs w:val="32"/>
          <w:cs/>
        </w:rPr>
        <w:t>การดัดแปลง</w:t>
      </w:r>
      <w:r w:rsidR="00745698">
        <w:rPr>
          <w:rFonts w:ascii="TH Sarabun New" w:eastAsia="TH Sarabun New" w:hAnsi="TH Sarabun New" w:cs="TH Sarabun New" w:hint="cs"/>
          <w:sz w:val="32"/>
          <w:szCs w:val="32"/>
          <w:cs/>
        </w:rPr>
        <w:t>จากต้นฉบับ</w:t>
      </w:r>
      <w:r w:rsidR="00E55AA8">
        <w:rPr>
          <w:rFonts w:ascii="TH Sarabun New" w:eastAsia="TH Sarabun New" w:hAnsi="TH Sarabun New" w:cs="TH Sarabun New" w:hint="cs"/>
          <w:sz w:val="32"/>
          <w:szCs w:val="32"/>
          <w:cs/>
        </w:rPr>
        <w:t>อย่างมาก</w:t>
      </w:r>
      <w:r w:rsidR="00CC2661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เครื่องจักรทุกเรื่องจะแยกเป็น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Scene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ที่มี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Area2D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เป็น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Root Node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ซึ่งจะมี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Child Node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>เป็น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Animated Sprite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ตามชนิดของเครื่องจักร และ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>CollisionShape</w:t>
      </w:r>
      <w:r w:rsidR="00BC7E43">
        <w:rPr>
          <w:rFonts w:ascii="TH Sarabun New" w:eastAsia="TH Sarabun New" w:hAnsi="TH Sarabun New" w:cs="TH Sarabun New"/>
          <w:sz w:val="32"/>
          <w:szCs w:val="32"/>
        </w:rPr>
        <w:t>2D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ขนาด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140x140 pixels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สำหรับเครื่องจักรทั่วไป และขนาด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160x160 pixels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สำหรับเครื่องจักรชนิด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Conveyors </w:t>
      </w:r>
    </w:p>
    <w:p w14:paraId="74CF102D" w14:textId="78FB6F49" w:rsidR="00651F33" w:rsidRDefault="00651F33" w:rsidP="00651F33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4C7A3143" wp14:editId="5A25F92C">
            <wp:extent cx="2642875" cy="888755"/>
            <wp:effectExtent l="0" t="0" r="5080" b="6985"/>
            <wp:docPr id="6" name="Picture 6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screen with white text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0689" cy="9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648" w:rsidRPr="00943648">
        <w:rPr>
          <w:noProof/>
        </w:rPr>
        <w:t xml:space="preserve"> </w:t>
      </w:r>
      <w:r w:rsidR="00943648">
        <w:rPr>
          <w:noProof/>
        </w:rPr>
        <w:t xml:space="preserve">    </w:t>
      </w:r>
      <w:r w:rsidR="00943648">
        <w:rPr>
          <w:noProof/>
        </w:rPr>
        <w:drawing>
          <wp:inline distT="0" distB="0" distL="0" distR="0" wp14:anchorId="1EFBB8B4" wp14:editId="42C5C0D2">
            <wp:extent cx="1351722" cy="1351722"/>
            <wp:effectExtent l="0" t="0" r="1270" b="127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3008" cy="13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9A8E" w14:textId="1EC2B7B1" w:rsidR="00651F33" w:rsidRDefault="008F1955" w:rsidP="00651F33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A493F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E42CE1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DF4476">
        <w:rPr>
          <w:rFonts w:ascii="TH Sarabun New" w:hAnsi="TH Sarabun New" w:cs="TH Sarabun New"/>
          <w:b/>
          <w:bCs/>
          <w:sz w:val="32"/>
          <w:szCs w:val="32"/>
        </w:rPr>
        <w:t>Scene</w:t>
      </w:r>
      <w:r w:rsidR="00B4387A">
        <w:rPr>
          <w:rFonts w:ascii="TH Sarabun New" w:hAnsi="TH Sarabun New" w:cs="TH Sarabun New"/>
          <w:b/>
          <w:bCs/>
          <w:sz w:val="32"/>
          <w:szCs w:val="32"/>
        </w:rPr>
        <w:t>/Scene Tree</w:t>
      </w:r>
      <w:r w:rsidR="00DF4476">
        <w:rPr>
          <w:rFonts w:ascii="TH Sarabun New" w:hAnsi="TH Sarabun New" w:cs="TH Sarabun New"/>
          <w:b/>
          <w:bCs/>
          <w:sz w:val="32"/>
          <w:szCs w:val="32"/>
        </w:rPr>
        <w:t xml:space="preserve"> “Loom”</w:t>
      </w:r>
    </w:p>
    <w:p w14:paraId="1B125516" w14:textId="55280D9D" w:rsidR="00F92EA5" w:rsidRDefault="00884DCE" w:rsidP="00F92EA5">
      <w:pPr>
        <w:ind w:firstLine="720"/>
        <w:rPr>
          <w:rFonts w:ascii="TH Sarabun New" w:eastAsia="TH Sarabun New" w:hAnsi="TH Sarabun New" w:cs="TH Sarabun New"/>
          <w:noProof/>
          <w:sz w:val="32"/>
          <w:szCs w:val="32"/>
        </w:rPr>
      </w:pP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เกมจะรับ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Input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เมื่อ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>Cursor</w:t>
      </w:r>
      <w:r w:rsidR="003B15DE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อยู่ในเขตของ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>CollisionShape</w:t>
      </w:r>
      <w:r w:rsidR="00BC7E43">
        <w:rPr>
          <w:rFonts w:ascii="TH Sarabun New" w:eastAsia="TH Sarabun New" w:hAnsi="TH Sarabun New" w:cs="TH Sarabun New"/>
          <w:sz w:val="32"/>
          <w:szCs w:val="32"/>
        </w:rPr>
        <w:t>2D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>และผู้เล่นได้กดปุ่มเม้า</w:t>
      </w:r>
      <w:proofErr w:type="spellStart"/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>ส์</w:t>
      </w:r>
      <w:proofErr w:type="spellEnd"/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ซ้าย กลไกของระบบ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Drag And Drop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ก็จะทำงาน โดยจะเกมเปลี่ยนแปลงตำแหน่งของเครื่องจักรให้อยู่ในเดียวกับ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Cursor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ทุก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Frame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จนกว่าผู้เล่นจะปล่อยมือจากปุ่ม เมื่อปล่อยจะทำให้กลไกการ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Snap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>ไปที่</w:t>
      </w:r>
      <w:r w:rsidR="00625E78">
        <w:rPr>
          <w:rFonts w:ascii="TH Sarabun New" w:eastAsia="TH Sarabun New" w:hAnsi="TH Sarabun New" w:cs="TH Sarabun New"/>
          <w:sz w:val="32"/>
          <w:szCs w:val="32"/>
        </w:rPr>
        <w:t xml:space="preserve"> Rest Zone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>ทำงาน เกมจะคำนวณระยะห่างของเครื่องจักร กับตำแหน่งของ</w:t>
      </w:r>
      <w:r w:rsidR="00625E78" w:rsidRPr="00625E78"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00625E78">
        <w:rPr>
          <w:rFonts w:ascii="TH Sarabun New" w:eastAsia="TH Sarabun New" w:hAnsi="TH Sarabun New" w:cs="TH Sarabun New"/>
          <w:sz w:val="32"/>
          <w:szCs w:val="32"/>
        </w:rPr>
        <w:t xml:space="preserve">Rest Zone </w:t>
      </w:r>
      <w:r w:rsidR="00625E78">
        <w:rPr>
          <w:rFonts w:ascii="TH Sarabun New" w:eastAsia="TH Sarabun New" w:hAnsi="TH Sarabun New" w:cs="TH Sarabun New" w:hint="cs"/>
          <w:sz w:val="32"/>
          <w:szCs w:val="32"/>
          <w:cs/>
        </w:rPr>
        <w:t>ทุก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ตำแหน่ง ถ้าระยะต่ำกว่าที่กำหนดไว้ เครื่องจักรจะ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 xml:space="preserve">Snap </w:t>
      </w:r>
      <w:r w:rsidRPr="00884DCE">
        <w:rPr>
          <w:rFonts w:ascii="TH Sarabun New" w:eastAsia="TH Sarabun New" w:hAnsi="TH Sarabun New" w:cs="TH Sarabun New"/>
          <w:sz w:val="32"/>
          <w:szCs w:val="32"/>
          <w:cs/>
        </w:rPr>
        <w:t xml:space="preserve">ไปที่จุดนั้นๆ โดยการเปลี่ยนตำแหน่งแบบ </w:t>
      </w:r>
      <w:r w:rsidRPr="00884DCE">
        <w:rPr>
          <w:rFonts w:ascii="TH Sarabun New" w:eastAsia="TH Sarabun New" w:hAnsi="TH Sarabun New" w:cs="TH Sarabun New"/>
          <w:sz w:val="32"/>
          <w:szCs w:val="32"/>
        </w:rPr>
        <w:t>Linear Interpolation (lerp)</w:t>
      </w:r>
      <w:r w:rsidR="00F92EA5" w:rsidRPr="00F92EA5">
        <w:rPr>
          <w:rFonts w:ascii="TH Sarabun New" w:eastAsia="TH Sarabun New" w:hAnsi="TH Sarabun New" w:cs="TH Sarabun New"/>
          <w:noProof/>
          <w:sz w:val="32"/>
          <w:szCs w:val="32"/>
        </w:rPr>
        <w:t xml:space="preserve"> </w:t>
      </w:r>
    </w:p>
    <w:p w14:paraId="793DB6C7" w14:textId="77777777" w:rsidR="00A279BB" w:rsidRDefault="00A279BB" w:rsidP="00A279BB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60C89D27" wp14:editId="682B181E">
            <wp:extent cx="5040000" cy="2506025"/>
            <wp:effectExtent l="0" t="0" r="8255" b="889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41D1" w14:textId="7A7FBF0D" w:rsidR="00A279BB" w:rsidRPr="00A279BB" w:rsidRDefault="00A279BB" w:rsidP="00A279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A493F">
        <w:rPr>
          <w:rFonts w:ascii="TH Sarabun New" w:hAnsi="TH Sarabun New" w:cs="TH Sarabun New"/>
          <w:b/>
          <w:bCs/>
          <w:sz w:val="32"/>
          <w:szCs w:val="32"/>
        </w:rPr>
        <w:t>4.1</w:t>
      </w:r>
      <w:r w:rsidR="00E42CE1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>Conveyor Rotating Add-on Source Code</w:t>
      </w:r>
    </w:p>
    <w:p w14:paraId="55B02DAA" w14:textId="3A314D49" w:rsidR="00884DCE" w:rsidRDefault="004639FF" w:rsidP="00EE0286">
      <w:pPr>
        <w:jc w:val="center"/>
        <w:rPr>
          <w:rFonts w:ascii="TH Sarabun New" w:eastAsia="TH Sarabun New" w:hAnsi="TH Sarabun New" w:cs="TH Sarabun New"/>
          <w:noProof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3E6D54C" wp14:editId="345C428B">
            <wp:extent cx="5040000" cy="4336410"/>
            <wp:effectExtent l="0" t="0" r="825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D00764" w14:textId="75E75E9E" w:rsidR="00EE0286" w:rsidRDefault="00EE0286" w:rsidP="00EE0286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A493F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E42CE1">
        <w:rPr>
          <w:rFonts w:ascii="TH Sarabun New" w:hAnsi="TH Sarabun New" w:cs="TH Sarabun New"/>
          <w:b/>
          <w:bCs/>
          <w:sz w:val="32"/>
          <w:szCs w:val="32"/>
        </w:rPr>
        <w:t>20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B3E09">
        <w:rPr>
          <w:rFonts w:ascii="TH Sarabun New" w:hAnsi="TH Sarabun New" w:cs="TH Sarabun New"/>
          <w:b/>
          <w:bCs/>
          <w:sz w:val="32"/>
          <w:szCs w:val="32"/>
        </w:rPr>
        <w:t xml:space="preserve">Core </w:t>
      </w:r>
      <w:r w:rsidR="00E63C8E">
        <w:rPr>
          <w:rFonts w:ascii="TH Sarabun New" w:hAnsi="TH Sarabun New" w:cs="TH Sarabun New"/>
          <w:b/>
          <w:bCs/>
          <w:sz w:val="32"/>
          <w:szCs w:val="32"/>
        </w:rPr>
        <w:t xml:space="preserve">Drag and Drop </w:t>
      </w:r>
      <w:r w:rsidR="004B3E09">
        <w:rPr>
          <w:rFonts w:ascii="TH Sarabun New" w:hAnsi="TH Sarabun New" w:cs="TH Sarabun New"/>
          <w:b/>
          <w:bCs/>
          <w:sz w:val="32"/>
          <w:szCs w:val="32"/>
        </w:rPr>
        <w:t>Source Code</w:t>
      </w:r>
    </w:p>
    <w:p w14:paraId="4D8343DF" w14:textId="6C817D93" w:rsidR="00220EAC" w:rsidRDefault="00220EAC" w:rsidP="00220EAC">
      <w:pPr>
        <w:pStyle w:val="Heading2forReport"/>
        <w:ind w:firstLine="284"/>
      </w:pPr>
      <w:r>
        <w:t>Conveyors</w:t>
      </w:r>
    </w:p>
    <w:p w14:paraId="496A302E" w14:textId="576AED83" w:rsidR="002834AC" w:rsidRDefault="00220EAC" w:rsidP="00220EAC">
      <w:pPr>
        <w:pStyle w:val="NormalforReport"/>
      </w:pPr>
      <w:r>
        <w:tab/>
      </w:r>
      <w:r w:rsidR="00687CAF">
        <w:rPr>
          <w:rFonts w:hint="cs"/>
          <w:cs/>
        </w:rPr>
        <w:t xml:space="preserve">เครื่องจักรธรรมดาจะมีตัวแปร </w:t>
      </w:r>
      <w:r w:rsidR="00687CAF">
        <w:t xml:space="preserve">Object Input/Output </w:t>
      </w:r>
      <w:r w:rsidR="00C42F2D">
        <w:rPr>
          <w:rFonts w:hint="cs"/>
          <w:cs/>
        </w:rPr>
        <w:t xml:space="preserve">และ </w:t>
      </w:r>
      <w:r w:rsidR="00C42F2D">
        <w:t xml:space="preserve">Conveyor </w:t>
      </w:r>
      <w:r w:rsidR="00C42F2D">
        <w:rPr>
          <w:rFonts w:hint="cs"/>
          <w:cs/>
        </w:rPr>
        <w:t xml:space="preserve">จะมีตัวแปร </w:t>
      </w:r>
      <w:r w:rsidR="00C42F2D">
        <w:t xml:space="preserve">Holding </w:t>
      </w:r>
      <w:r w:rsidR="00C42F2D">
        <w:rPr>
          <w:rFonts w:hint="cs"/>
          <w:cs/>
        </w:rPr>
        <w:t xml:space="preserve">ก่อนที่จะมีความสามารถในการย้ายสิ่งของ </w:t>
      </w:r>
      <w:r w:rsidR="00B51B1F">
        <w:t>Conveyor</w:t>
      </w:r>
      <w:r w:rsidR="00B51B1F">
        <w:rPr>
          <w:rFonts w:hint="cs"/>
          <w:cs/>
        </w:rPr>
        <w:t xml:space="preserve"> </w:t>
      </w:r>
      <w:r w:rsidR="00A223B7">
        <w:rPr>
          <w:rFonts w:hint="cs"/>
          <w:cs/>
        </w:rPr>
        <w:t>ต้องมีการ</w:t>
      </w:r>
      <w:r w:rsidR="00D73D7D">
        <w:rPr>
          <w:rFonts w:hint="cs"/>
          <w:cs/>
        </w:rPr>
        <w:t>ทราบเครื่องจักรที่อยู่รอบๆ ก่อน</w:t>
      </w:r>
      <w:r w:rsidR="00EF5001">
        <w:t xml:space="preserve"> </w:t>
      </w:r>
    </w:p>
    <w:p w14:paraId="349D0182" w14:textId="5B87EB0A" w:rsidR="00220EAC" w:rsidRDefault="009712EF" w:rsidP="002834AC">
      <w:pPr>
        <w:pStyle w:val="NormalforReport"/>
        <w:jc w:val="center"/>
      </w:pPr>
      <w:r>
        <w:rPr>
          <w:noProof/>
        </w:rPr>
        <w:drawing>
          <wp:inline distT="0" distB="0" distL="0" distR="0" wp14:anchorId="13DB0F58" wp14:editId="0F875913">
            <wp:extent cx="4968000" cy="2373246"/>
            <wp:effectExtent l="0" t="0" r="4445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23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A610" w14:textId="6E2AED01" w:rsidR="00056921" w:rsidRDefault="00C92200" w:rsidP="00EF500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F01A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9A493F">
        <w:rPr>
          <w:rFonts w:ascii="TH Sarabun New" w:hAnsi="TH Sarabun New" w:cs="TH Sarabun New"/>
          <w:b/>
          <w:bCs/>
          <w:sz w:val="32"/>
          <w:szCs w:val="32"/>
        </w:rPr>
        <w:t>4.2</w:t>
      </w:r>
      <w:r w:rsidR="00E42CE1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Getting Nearby</w:t>
      </w:r>
      <w:r w:rsidR="00A84847">
        <w:rPr>
          <w:rFonts w:ascii="TH Sarabun New" w:hAnsi="TH Sarabun New" w:cs="TH Sarabun New"/>
          <w:b/>
          <w:bCs/>
          <w:sz w:val="32"/>
          <w:szCs w:val="32"/>
        </w:rPr>
        <w:t xml:space="preserve"> Rest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F17A7">
        <w:rPr>
          <w:rFonts w:ascii="TH Sarabun New" w:hAnsi="TH Sarabun New" w:cs="TH Sarabun New"/>
          <w:b/>
          <w:bCs/>
          <w:sz w:val="32"/>
          <w:szCs w:val="32"/>
        </w:rPr>
        <w:t>Node</w:t>
      </w:r>
      <w:r w:rsidR="009712EF">
        <w:rPr>
          <w:rFonts w:ascii="TH Sarabun New" w:hAnsi="TH Sarabun New" w:cs="TH Sarabun New"/>
          <w:b/>
          <w:bCs/>
          <w:sz w:val="32"/>
          <w:szCs w:val="32"/>
        </w:rPr>
        <w:t xml:space="preserve"> Position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Source Code</w:t>
      </w:r>
    </w:p>
    <w:p w14:paraId="2F722DA0" w14:textId="10DA2BC7" w:rsidR="00FC548C" w:rsidRPr="00FC548C" w:rsidRDefault="00FC548C" w:rsidP="00FC548C">
      <w:pPr>
        <w:pStyle w:val="NormalforReport"/>
        <w:ind w:firstLine="720"/>
      </w:pPr>
      <w:r>
        <w:rPr>
          <w:rFonts w:hint="cs"/>
          <w:cs/>
        </w:rPr>
        <w:lastRenderedPageBreak/>
        <w:t xml:space="preserve">หลังจากนั้นจะมีการเทียบการหมุนของ </w:t>
      </w:r>
      <w:r>
        <w:t xml:space="preserve">Conveyor </w:t>
      </w:r>
      <w:r>
        <w:rPr>
          <w:rFonts w:hint="cs"/>
          <w:cs/>
        </w:rPr>
        <w:t xml:space="preserve">กับ </w:t>
      </w:r>
      <w:r>
        <w:t xml:space="preserve">Node </w:t>
      </w:r>
      <w:r>
        <w:rPr>
          <w:rFonts w:hint="cs"/>
          <w:cs/>
        </w:rPr>
        <w:t>รอบๆ เกมจะได้ทราบว่าต้องรับ และส่งของไปทางใด</w:t>
      </w:r>
      <w:r>
        <w:t xml:space="preserve"> </w:t>
      </w:r>
      <w:r>
        <w:rPr>
          <w:rFonts w:hint="cs"/>
          <w:cs/>
        </w:rPr>
        <w:t xml:space="preserve">แล้วจะมีการเช็คว่าเป็น </w:t>
      </w:r>
      <w:r>
        <w:t>Rest Node</w:t>
      </w:r>
      <w:r>
        <w:rPr>
          <w:rFonts w:hint="cs"/>
          <w:cs/>
        </w:rPr>
        <w:t xml:space="preserve"> ที่มีอยู่บน </w:t>
      </w:r>
      <w:r>
        <w:t xml:space="preserve">Grid </w:t>
      </w:r>
      <w:r>
        <w:rPr>
          <w:rFonts w:hint="cs"/>
          <w:cs/>
        </w:rPr>
        <w:t xml:space="preserve">และ มีเครื่องจักรอยู่ จึงจะส่งของมูลเครื่องจักรให้ </w:t>
      </w:r>
      <w:r>
        <w:t>Conveyor</w:t>
      </w:r>
    </w:p>
    <w:p w14:paraId="3D3F6851" w14:textId="35C38DBA" w:rsidR="004E1DCB" w:rsidRPr="00056921" w:rsidRDefault="004E1DCB" w:rsidP="004E1DCB">
      <w:pPr>
        <w:jc w:val="center"/>
        <w:rPr>
          <w:rFonts w:ascii="TH Sarabun New" w:eastAsia="TH Sarabun New" w:hAnsi="TH Sarabun New" w:cs="TH Sarabun New"/>
          <w:sz w:val="32"/>
          <w:szCs w:val="32"/>
          <w:cs/>
        </w:rPr>
      </w:pPr>
      <w:r>
        <w:rPr>
          <w:rFonts w:ascii="TH Sarabun New" w:eastAsia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E10D7EB" wp14:editId="3BE6E36F">
            <wp:extent cx="4968000" cy="2546266"/>
            <wp:effectExtent l="0" t="0" r="4445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254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51D2" w14:textId="6243BD26" w:rsidR="002834AC" w:rsidRDefault="004E1DCB" w:rsidP="002834AC">
      <w:pPr>
        <w:pStyle w:val="NormalforReport"/>
        <w:jc w:val="center"/>
      </w:pPr>
      <w:r w:rsidRPr="00FF01A5">
        <w:rPr>
          <w:rFonts w:hint="cs"/>
          <w:b/>
          <w:bCs/>
          <w:cs/>
        </w:rPr>
        <w:t xml:space="preserve">ภาพที่ </w:t>
      </w:r>
      <w:r w:rsidR="009A493F">
        <w:rPr>
          <w:b/>
          <w:bCs/>
        </w:rPr>
        <w:t>4.2</w:t>
      </w:r>
      <w:r w:rsidR="00E42CE1">
        <w:rPr>
          <w:b/>
          <w:bCs/>
        </w:rPr>
        <w:t>2</w:t>
      </w:r>
      <w:r>
        <w:rPr>
          <w:b/>
          <w:bCs/>
        </w:rPr>
        <w:t xml:space="preserve"> </w:t>
      </w:r>
      <w:r w:rsidR="002843BA">
        <w:rPr>
          <w:b/>
          <w:bCs/>
        </w:rPr>
        <w:t>Choosing Target Nodes based on Rotation</w:t>
      </w:r>
      <w:r w:rsidR="009712EF">
        <w:rPr>
          <w:b/>
          <w:bCs/>
        </w:rPr>
        <w:t xml:space="preserve"> Source Code</w:t>
      </w:r>
    </w:p>
    <w:p w14:paraId="24DC2D89" w14:textId="77777777" w:rsidR="009217AD" w:rsidRDefault="009217AD" w:rsidP="00EF5001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3C851B27" wp14:editId="1F57CEA4">
            <wp:extent cx="4968000" cy="1490510"/>
            <wp:effectExtent l="0" t="0" r="4445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149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47F3" w14:textId="5FCEDD82" w:rsidR="009217AD" w:rsidRDefault="009217AD" w:rsidP="009217AD">
      <w:pPr>
        <w:pStyle w:val="NormalforReport"/>
        <w:jc w:val="center"/>
      </w:pPr>
      <w:r w:rsidRPr="00FF01A5">
        <w:rPr>
          <w:rFonts w:hint="cs"/>
          <w:b/>
          <w:bCs/>
          <w:cs/>
        </w:rPr>
        <w:t xml:space="preserve">ภาพที่ </w:t>
      </w:r>
      <w:r w:rsidR="009A493F">
        <w:rPr>
          <w:b/>
          <w:bCs/>
        </w:rPr>
        <w:t>4.2</w:t>
      </w:r>
      <w:r w:rsidR="00E42CE1">
        <w:rPr>
          <w:b/>
          <w:bCs/>
        </w:rPr>
        <w:t>3</w:t>
      </w:r>
      <w:r>
        <w:rPr>
          <w:b/>
          <w:bCs/>
        </w:rPr>
        <w:t xml:space="preserve"> Checking if the Rest Node is Legal Source Code</w:t>
      </w:r>
    </w:p>
    <w:p w14:paraId="4B311688" w14:textId="0B3AC1FF" w:rsidR="00E674C1" w:rsidRDefault="00FC548C" w:rsidP="00EF5001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67946BBF" wp14:editId="7EC58DED">
            <wp:extent cx="5040000" cy="1154907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B26F" w14:textId="17B60736" w:rsidR="00EF5001" w:rsidRDefault="00EF5001" w:rsidP="00EF5001">
      <w:pPr>
        <w:pStyle w:val="NormalforReport"/>
        <w:jc w:val="center"/>
      </w:pPr>
      <w:r w:rsidRPr="00FF01A5">
        <w:rPr>
          <w:rFonts w:hint="cs"/>
          <w:b/>
          <w:bCs/>
          <w:cs/>
        </w:rPr>
        <w:t xml:space="preserve">ภาพที่ </w:t>
      </w:r>
      <w:r w:rsidR="009A493F">
        <w:rPr>
          <w:b/>
          <w:bCs/>
        </w:rPr>
        <w:t>4.2</w:t>
      </w:r>
      <w:r w:rsidR="00E42CE1">
        <w:rPr>
          <w:b/>
          <w:bCs/>
        </w:rPr>
        <w:t>4</w:t>
      </w:r>
      <w:r>
        <w:rPr>
          <w:b/>
          <w:bCs/>
        </w:rPr>
        <w:t xml:space="preserve"> </w:t>
      </w:r>
      <w:r w:rsidR="00734FD0">
        <w:rPr>
          <w:b/>
          <w:bCs/>
        </w:rPr>
        <w:t>Returning Machine Object Source Code</w:t>
      </w:r>
    </w:p>
    <w:p w14:paraId="4AB81F66" w14:textId="77777777" w:rsidR="00BF3ABF" w:rsidRDefault="00BF3ABF">
      <w:pPr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br w:type="page"/>
      </w:r>
    </w:p>
    <w:p w14:paraId="6C7A4D30" w14:textId="6BA24183" w:rsidR="00661135" w:rsidRDefault="00F93166" w:rsidP="00486464">
      <w:pPr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eastAsia="TH Sarabun New" w:hAnsi="TH Sarabun New" w:cs="TH Sarabun New" w:hint="cs"/>
          <w:sz w:val="32"/>
          <w:szCs w:val="32"/>
          <w:cs/>
        </w:rPr>
        <w:t>เมื่อมีการเช็ค</w:t>
      </w:r>
      <w:r w:rsidR="00C13B61">
        <w:rPr>
          <w:rFonts w:ascii="TH Sarabun New" w:eastAsia="TH Sarabun New" w:hAnsi="TH Sarabun New" w:cs="TH Sarabun New" w:hint="cs"/>
          <w:sz w:val="32"/>
          <w:szCs w:val="32"/>
          <w:cs/>
        </w:rPr>
        <w:t>เรียบร้อย</w:t>
      </w:r>
      <w:r>
        <w:rPr>
          <w:rFonts w:ascii="TH Sarabun New" w:eastAsia="TH Sarabun New" w:hAnsi="TH Sarabun New" w:cs="TH Sarabun New" w:hint="cs"/>
          <w:sz w:val="32"/>
          <w:szCs w:val="32"/>
          <w:cs/>
        </w:rPr>
        <w:t>แล้ว</w:t>
      </w:r>
      <w:r w:rsidR="00C13B61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การย</w:t>
      </w:r>
      <w:r w:rsidR="001F129E">
        <w:rPr>
          <w:rFonts w:ascii="TH Sarabun New" w:eastAsia="TH Sarabun New" w:hAnsi="TH Sarabun New" w:cs="TH Sarabun New" w:hint="cs"/>
          <w:sz w:val="32"/>
          <w:szCs w:val="32"/>
          <w:cs/>
        </w:rPr>
        <w:t>้าย</w:t>
      </w:r>
      <w:r w:rsidR="006031BB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สิ่งของจะเริ่มขึ้น ซึ่งจะแบ่งเป็น </w:t>
      </w:r>
      <w:r w:rsidR="006031BB">
        <w:rPr>
          <w:rFonts w:ascii="TH Sarabun New" w:eastAsia="TH Sarabun New" w:hAnsi="TH Sarabun New" w:cs="TH Sarabun New"/>
          <w:sz w:val="32"/>
          <w:szCs w:val="32"/>
        </w:rPr>
        <w:t xml:space="preserve">2 </w:t>
      </w:r>
      <w:r w:rsidR="006031BB">
        <w:rPr>
          <w:rFonts w:ascii="TH Sarabun New" w:eastAsia="TH Sarabun New" w:hAnsi="TH Sarabun New" w:cs="TH Sarabun New" w:hint="cs"/>
          <w:sz w:val="32"/>
          <w:szCs w:val="32"/>
          <w:cs/>
        </w:rPr>
        <w:t>แบบ คือการ</w:t>
      </w:r>
      <w:r w:rsidR="00220CD9">
        <w:rPr>
          <w:rFonts w:ascii="TH Sarabun New" w:eastAsia="TH Sarabun New" w:hAnsi="TH Sarabun New" w:cs="TH Sarabun New" w:hint="cs"/>
          <w:sz w:val="32"/>
          <w:szCs w:val="32"/>
          <w:cs/>
        </w:rPr>
        <w:t>รับของ หรือการส่งของ ซึ่งจะแตกต่างกัน</w:t>
      </w:r>
      <w:r w:rsidR="00BB2E1E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ตามชนิดของ </w:t>
      </w:r>
      <w:r w:rsidR="00BB2E1E">
        <w:rPr>
          <w:rFonts w:ascii="TH Sarabun New" w:eastAsia="TH Sarabun New" w:hAnsi="TH Sarabun New" w:cs="TH Sarabun New"/>
          <w:sz w:val="32"/>
          <w:szCs w:val="32"/>
        </w:rPr>
        <w:t xml:space="preserve">Source </w:t>
      </w:r>
      <w:r w:rsidR="00BB2E1E">
        <w:rPr>
          <w:rFonts w:ascii="TH Sarabun New" w:eastAsia="TH Sarabun New" w:hAnsi="TH Sarabun New" w:cs="TH Sarabun New" w:hint="cs"/>
          <w:sz w:val="32"/>
          <w:szCs w:val="32"/>
          <w:cs/>
        </w:rPr>
        <w:t>และ</w:t>
      </w:r>
      <w:r w:rsidR="001B63BE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="001B63BE">
        <w:rPr>
          <w:rFonts w:ascii="TH Sarabun New" w:eastAsia="TH Sarabun New" w:hAnsi="TH Sarabun New" w:cs="TH Sarabun New"/>
          <w:sz w:val="32"/>
          <w:szCs w:val="32"/>
        </w:rPr>
        <w:t xml:space="preserve">Target </w:t>
      </w:r>
      <w:r w:rsidR="001B63BE">
        <w:rPr>
          <w:rFonts w:ascii="TH Sarabun New" w:eastAsia="TH Sarabun New" w:hAnsi="TH Sarabun New" w:cs="TH Sarabun New" w:hint="cs"/>
          <w:sz w:val="32"/>
          <w:szCs w:val="32"/>
          <w:cs/>
        </w:rPr>
        <w:t>การรับของจะทำงานเมื่อ</w:t>
      </w:r>
      <w:r w:rsidR="00D91AB6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="00D91AB6">
        <w:rPr>
          <w:rFonts w:ascii="TH Sarabun New" w:eastAsia="TH Sarabun New" w:hAnsi="TH Sarabun New" w:cs="TH Sarabun New"/>
          <w:sz w:val="32"/>
          <w:szCs w:val="32"/>
        </w:rPr>
        <w:t xml:space="preserve">Source </w:t>
      </w:r>
      <w:r w:rsidR="00D91AB6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เป็นชนิด </w:t>
      </w:r>
      <w:r w:rsidR="00D91AB6">
        <w:rPr>
          <w:rFonts w:ascii="TH Sarabun New" w:eastAsia="TH Sarabun New" w:hAnsi="TH Sarabun New" w:cs="TH Sarabun New"/>
          <w:sz w:val="32"/>
          <w:szCs w:val="32"/>
        </w:rPr>
        <w:t>Conveyor</w:t>
      </w:r>
      <w:r w:rsidR="00D91AB6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หรือ </w:t>
      </w:r>
      <w:r w:rsidR="00D91AB6">
        <w:rPr>
          <w:rFonts w:ascii="TH Sarabun New" w:eastAsia="TH Sarabun New" w:hAnsi="TH Sarabun New" w:cs="TH Sarabun New"/>
          <w:sz w:val="32"/>
          <w:szCs w:val="32"/>
        </w:rPr>
        <w:t xml:space="preserve">Warehouse Out </w:t>
      </w:r>
      <w:r w:rsidR="00D91AB6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การส่งของจะทำงานเมื่อ </w:t>
      </w:r>
      <w:r w:rsidR="00D91AB6">
        <w:rPr>
          <w:rFonts w:ascii="TH Sarabun New" w:eastAsia="TH Sarabun New" w:hAnsi="TH Sarabun New" w:cs="TH Sarabun New"/>
          <w:sz w:val="32"/>
          <w:szCs w:val="32"/>
        </w:rPr>
        <w:t xml:space="preserve">Target </w:t>
      </w:r>
      <w:r w:rsidR="00D91AB6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เป็นชนิด </w:t>
      </w:r>
      <w:r w:rsidR="00D91AB6">
        <w:rPr>
          <w:rFonts w:ascii="TH Sarabun New" w:eastAsia="TH Sarabun New" w:hAnsi="TH Sarabun New" w:cs="TH Sarabun New"/>
          <w:sz w:val="32"/>
          <w:szCs w:val="32"/>
        </w:rPr>
        <w:t xml:space="preserve">Machine </w:t>
      </w:r>
      <w:r w:rsidR="00D91AB6"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หรือ </w:t>
      </w:r>
      <w:r w:rsidR="00D91AB6">
        <w:rPr>
          <w:rFonts w:ascii="TH Sarabun New" w:eastAsia="TH Sarabun New" w:hAnsi="TH Sarabun New" w:cs="TH Sarabun New"/>
          <w:sz w:val="32"/>
          <w:szCs w:val="32"/>
        </w:rPr>
        <w:t>Warehouse In</w:t>
      </w:r>
    </w:p>
    <w:p w14:paraId="30CD53E2" w14:textId="7EC2F64D" w:rsidR="00661135" w:rsidRDefault="00661135" w:rsidP="00661135">
      <w:pPr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47F3AEB4" wp14:editId="5E9751A9">
            <wp:extent cx="5040000" cy="2925839"/>
            <wp:effectExtent l="0" t="0" r="825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4074" w14:textId="465474A9" w:rsidR="00661135" w:rsidRDefault="00661135" w:rsidP="00661135">
      <w:pPr>
        <w:pStyle w:val="NormalforReport"/>
        <w:jc w:val="center"/>
        <w:rPr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A493F">
        <w:rPr>
          <w:b/>
          <w:bCs/>
        </w:rPr>
        <w:t>4.2</w:t>
      </w:r>
      <w:r w:rsidR="00E42CE1">
        <w:rPr>
          <w:b/>
          <w:bCs/>
        </w:rPr>
        <w:t>5</w:t>
      </w:r>
      <w:r>
        <w:rPr>
          <w:b/>
          <w:bCs/>
        </w:rPr>
        <w:t xml:space="preserve"> </w:t>
      </w:r>
      <w:r w:rsidR="00CD56E1">
        <w:rPr>
          <w:b/>
          <w:bCs/>
        </w:rPr>
        <w:t>Taking Items</w:t>
      </w:r>
      <w:r>
        <w:rPr>
          <w:b/>
          <w:bCs/>
        </w:rPr>
        <w:t xml:space="preserve"> Source Code</w:t>
      </w:r>
    </w:p>
    <w:p w14:paraId="686987DA" w14:textId="26261E71" w:rsidR="00661135" w:rsidRDefault="00AC06A1" w:rsidP="00661135">
      <w:pPr>
        <w:pStyle w:val="NormalforReport"/>
        <w:jc w:val="center"/>
      </w:pPr>
      <w:r>
        <w:rPr>
          <w:noProof/>
        </w:rPr>
        <w:drawing>
          <wp:inline distT="0" distB="0" distL="0" distR="0" wp14:anchorId="0FDCB48A" wp14:editId="65EBDABB">
            <wp:extent cx="5040000" cy="2043727"/>
            <wp:effectExtent l="0" t="0" r="825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4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B923" w14:textId="6CD7F7B7" w:rsidR="006E488B" w:rsidRDefault="00661135" w:rsidP="00764B34">
      <w:pPr>
        <w:pStyle w:val="NormalforReport"/>
        <w:jc w:val="center"/>
        <w:rPr>
          <w:ins w:id="2" w:author="เจษฎา  คณะทอง"/>
          <w:b/>
          <w:bCs/>
        </w:rPr>
      </w:pPr>
      <w:r w:rsidRPr="00FF01A5">
        <w:rPr>
          <w:rFonts w:hint="cs"/>
          <w:b/>
          <w:bCs/>
          <w:cs/>
        </w:rPr>
        <w:t xml:space="preserve">ภาพที่ </w:t>
      </w:r>
      <w:r w:rsidR="009A493F">
        <w:rPr>
          <w:b/>
          <w:bCs/>
        </w:rPr>
        <w:t>4.2</w:t>
      </w:r>
      <w:r w:rsidR="00E42CE1">
        <w:rPr>
          <w:b/>
          <w:bCs/>
        </w:rPr>
        <w:t>6</w:t>
      </w:r>
      <w:r>
        <w:rPr>
          <w:b/>
          <w:bCs/>
        </w:rPr>
        <w:t xml:space="preserve"> </w:t>
      </w:r>
      <w:r w:rsidR="002B1CDD">
        <w:rPr>
          <w:b/>
          <w:bCs/>
        </w:rPr>
        <w:t>Sending Items</w:t>
      </w:r>
      <w:r>
        <w:rPr>
          <w:b/>
          <w:bCs/>
        </w:rPr>
        <w:t xml:space="preserve"> Source Code</w:t>
      </w:r>
      <w:r w:rsidR="0042144D" w:rsidRPr="0042144D">
        <w:rPr>
          <w:noProof/>
        </w:rPr>
        <w:t xml:space="preserve"> </w:t>
      </w:r>
      <w:r w:rsidR="006E488B">
        <w:rPr>
          <w:b/>
          <w:bCs/>
          <w:cs/>
        </w:rPr>
        <w:br w:type="page"/>
      </w:r>
    </w:p>
    <w:p w14:paraId="3BDE7F05" w14:textId="79A946DB" w:rsidR="00655F32" w:rsidRPr="00E919DB" w:rsidRDefault="00655F32" w:rsidP="00655F32">
      <w:pPr>
        <w:pStyle w:val="ListParagraph"/>
        <w:spacing w:after="0"/>
        <w:ind w:left="108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บทที่ 5</w:t>
      </w:r>
    </w:p>
    <w:p w14:paraId="61BBAB0C" w14:textId="77777777" w:rsidR="00655F32" w:rsidRPr="00E919DB" w:rsidRDefault="00655F32" w:rsidP="00655F32">
      <w:pPr>
        <w:pStyle w:val="ListParagraph"/>
        <w:spacing w:after="0"/>
        <w:ind w:left="108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อภิปราย และสรุปผลการศึกษา</w:t>
      </w:r>
    </w:p>
    <w:p w14:paraId="779DC917" w14:textId="77777777" w:rsidR="00655F32" w:rsidRPr="00E919DB" w:rsidRDefault="00655F32" w:rsidP="00655F32">
      <w:pPr>
        <w:pStyle w:val="ListParagraph"/>
        <w:spacing w:after="0"/>
        <w:ind w:left="1080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B388079" w14:textId="77777777" w:rsidR="00655F32" w:rsidRPr="00E919DB" w:rsidRDefault="00655F32" w:rsidP="00655F3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5.1 อภิปรายผลการศึกษา</w:t>
      </w:r>
    </w:p>
    <w:p w14:paraId="41A58B62" w14:textId="34470751" w:rsidR="00655F32" w:rsidRPr="00954925" w:rsidRDefault="00E768C6" w:rsidP="00655F3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954925">
        <w:rPr>
          <w:rFonts w:ascii="TH Sarabun New" w:hAnsi="TH Sarabun New" w:cs="TH Sarabun New" w:hint="cs"/>
          <w:sz w:val="32"/>
          <w:szCs w:val="32"/>
          <w:cs/>
        </w:rPr>
        <w:t>จาการสร้างเกม</w:t>
      </w:r>
      <w:r w:rsidR="00954925" w:rsidRPr="00954925">
        <w:rPr>
          <w:rFonts w:ascii="TH Sarabun New" w:hAnsi="TH Sarabun New" w:cs="TH Sarabun New"/>
          <w:sz w:val="32"/>
          <w:szCs w:val="32"/>
        </w:rPr>
        <w:t xml:space="preserve"> </w:t>
      </w:r>
      <w:r w:rsidR="00654937">
        <w:rPr>
          <w:rFonts w:ascii="TH Sarabun New" w:hAnsi="TH Sarabun New" w:cs="TH Sarabun New"/>
          <w:sz w:val="32"/>
          <w:szCs w:val="32"/>
        </w:rPr>
        <w:t>f</w:t>
      </w:r>
      <w:r w:rsidR="00954925" w:rsidRPr="00954925">
        <w:rPr>
          <w:rFonts w:ascii="TH Sarabun New" w:hAnsi="TH Sarabun New" w:cs="TH Sarabun New"/>
          <w:sz w:val="32"/>
          <w:szCs w:val="32"/>
        </w:rPr>
        <w:t>laxibil</w:t>
      </w:r>
      <w:r w:rsidR="00764B34">
        <w:rPr>
          <w:rFonts w:ascii="TH Sarabun New" w:hAnsi="TH Sarabun New" w:cs="TH Sarabun New"/>
          <w:sz w:val="32"/>
          <w:szCs w:val="32"/>
        </w:rPr>
        <w:t>i</w:t>
      </w:r>
      <w:r w:rsidR="00954925" w:rsidRPr="00954925">
        <w:rPr>
          <w:rFonts w:ascii="TH Sarabun New" w:hAnsi="TH Sarabun New" w:cs="TH Sarabun New"/>
          <w:sz w:val="32"/>
          <w:szCs w:val="32"/>
        </w:rPr>
        <w:t xml:space="preserve">ty </w:t>
      </w:r>
      <w:r w:rsidR="00954925" w:rsidRPr="00954925">
        <w:rPr>
          <w:rFonts w:ascii="TH Sarabun New" w:hAnsi="TH Sarabun New" w:cs="TH Sarabun New" w:hint="cs"/>
          <w:sz w:val="32"/>
          <w:szCs w:val="32"/>
          <w:cs/>
        </w:rPr>
        <w:t xml:space="preserve">เป็นเวลา </w:t>
      </w:r>
      <w:r w:rsidR="00954925" w:rsidRPr="00954925">
        <w:rPr>
          <w:rFonts w:ascii="TH Sarabun New" w:hAnsi="TH Sarabun New" w:cs="TH Sarabun New"/>
          <w:sz w:val="32"/>
          <w:szCs w:val="32"/>
        </w:rPr>
        <w:t xml:space="preserve">4 </w:t>
      </w:r>
      <w:r w:rsidR="00954925" w:rsidRPr="00954925">
        <w:rPr>
          <w:rFonts w:ascii="TH Sarabun New" w:hAnsi="TH Sarabun New" w:cs="TH Sarabun New" w:hint="cs"/>
          <w:sz w:val="32"/>
          <w:szCs w:val="32"/>
          <w:cs/>
        </w:rPr>
        <w:t xml:space="preserve">เดือนโดยประมาณ </w:t>
      </w:r>
      <w:r w:rsidRPr="00954925">
        <w:rPr>
          <w:rFonts w:ascii="TH Sarabun New" w:hAnsi="TH Sarabun New" w:cs="TH Sarabun New" w:hint="cs"/>
          <w:sz w:val="32"/>
          <w:szCs w:val="32"/>
          <w:cs/>
        </w:rPr>
        <w:t>พบว่า</w:t>
      </w:r>
      <w:r w:rsidR="00954925" w:rsidRPr="00954925">
        <w:rPr>
          <w:rFonts w:ascii="TH Sarabun New" w:hAnsi="TH Sarabun New" w:cs="TH Sarabun New" w:hint="cs"/>
          <w:sz w:val="32"/>
          <w:szCs w:val="32"/>
          <w:cs/>
        </w:rPr>
        <w:t>เกมยังมีปัญหาบางส่วนและผิดกับที่คาดไว้ในตอนแรกค่อนข้างมาก ทั้งนี้เกมยังคงสามารถพัฒนาและต่อยอดเพิ่มเติมได้อีกเพื่อกลุ่มเป้าหมายที่แตกต่างกันไป</w:t>
      </w:r>
    </w:p>
    <w:p w14:paraId="32ABD9D5" w14:textId="77777777" w:rsidR="00655F32" w:rsidRPr="00E919DB" w:rsidRDefault="00655F32" w:rsidP="00655F3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05D09CC5" w14:textId="77777777" w:rsidR="00655F32" w:rsidRPr="00E919DB" w:rsidRDefault="00655F32" w:rsidP="00655F3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5.2 สรุปผลการศึกษา</w:t>
      </w:r>
    </w:p>
    <w:p w14:paraId="2F1AE39F" w14:textId="10DAC006" w:rsidR="00655F32" w:rsidRPr="009D4A5A" w:rsidRDefault="009D4A5A" w:rsidP="00655F32">
      <w:pPr>
        <w:spacing w:after="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การพัฒนาเกมเพื่อเป็นสื่อในการสอนการคิดแบบเป็นขั้นเป็นตอนภายใต้ชื่อ </w:t>
      </w:r>
      <w:r w:rsidR="00654937" w:rsidRPr="00654937">
        <w:rPr>
          <w:rFonts w:ascii="TH Sarabun New" w:hAnsi="TH Sarabun New" w:cs="TH Sarabun New"/>
          <w:sz w:val="32"/>
          <w:szCs w:val="32"/>
        </w:rPr>
        <w:t>flaxibility: Drag and Drop Factory Managing Puzzle Game</w:t>
      </w:r>
      <w:r w:rsidR="0065493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มีความเป็นไปได้ที่จะสอดคล้องตามวัตถุประสงค์ของโครงงาน เพียงแต่ต้องปรับปรุงตัวเกมให้เสถียรขึ้น</w:t>
      </w:r>
    </w:p>
    <w:p w14:paraId="3FB91363" w14:textId="77777777" w:rsidR="00655F32" w:rsidRPr="00E919DB" w:rsidRDefault="00655F32" w:rsidP="00655F3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3A2986C5" w14:textId="77777777" w:rsidR="00655F32" w:rsidRPr="00E919DB" w:rsidRDefault="00655F32" w:rsidP="00655F32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</w:p>
    <w:p w14:paraId="02868F6D" w14:textId="77777777" w:rsidR="00C81758" w:rsidRDefault="00655F32" w:rsidP="00C81758">
      <w:p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t>5.3 ข้อเสนอแนะ</w:t>
      </w:r>
    </w:p>
    <w:p w14:paraId="0D34D052" w14:textId="77777777" w:rsidR="00D171ED" w:rsidRPr="00D171ED" w:rsidRDefault="00CD5F0D" w:rsidP="00D171ED">
      <w:pPr>
        <w:pStyle w:val="ListParagraph"/>
        <w:numPr>
          <w:ilvl w:val="0"/>
          <w:numId w:val="2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2B2119">
        <w:rPr>
          <w:rFonts w:ascii="TH Sarabun New" w:hAnsi="TH Sarabun New" w:cs="TH Sarabun New" w:hint="cs"/>
          <w:sz w:val="32"/>
          <w:szCs w:val="32"/>
          <w:cs/>
        </w:rPr>
        <w:t>โครงงานนี้ไม่จำเป็นจะต้องเป็นเกมที่พัฒนา</w:t>
      </w:r>
      <w:r w:rsidR="00722234" w:rsidRPr="002B2119">
        <w:rPr>
          <w:rFonts w:ascii="TH Sarabun New" w:hAnsi="TH Sarabun New" w:cs="TH Sarabun New" w:hint="cs"/>
          <w:sz w:val="32"/>
          <w:szCs w:val="32"/>
          <w:cs/>
        </w:rPr>
        <w:t>ทุกระบบ</w:t>
      </w:r>
      <w:r w:rsidR="002B2119" w:rsidRPr="002B2119">
        <w:rPr>
          <w:rFonts w:ascii="TH Sarabun New" w:hAnsi="TH Sarabun New" w:cs="TH Sarabun New" w:hint="cs"/>
          <w:sz w:val="32"/>
          <w:szCs w:val="32"/>
          <w:cs/>
        </w:rPr>
        <w:t>ตั้งแต่ต้น</w:t>
      </w:r>
      <w:r w:rsidR="00E80A19" w:rsidRPr="002B211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B2119" w:rsidRPr="002B2119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2B2119">
        <w:rPr>
          <w:rFonts w:ascii="TH Sarabun New" w:hAnsi="TH Sarabun New" w:cs="TH Sarabun New" w:hint="cs"/>
          <w:sz w:val="32"/>
          <w:szCs w:val="32"/>
          <w:cs/>
        </w:rPr>
        <w:t>ถ้าทำเป็น</w:t>
      </w:r>
      <w:r w:rsidR="00E80A19" w:rsidRPr="002B2119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E80A19" w:rsidRPr="002B2119">
        <w:rPr>
          <w:rFonts w:ascii="TH Sarabun New" w:hAnsi="TH Sarabun New" w:cs="TH Sarabun New"/>
          <w:sz w:val="32"/>
          <w:szCs w:val="32"/>
        </w:rPr>
        <w:t xml:space="preserve">Mod </w:t>
      </w:r>
      <w:r w:rsidR="00E80A19" w:rsidRPr="002B2119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="002B2119">
        <w:rPr>
          <w:rFonts w:ascii="TH Sarabun New" w:hAnsi="TH Sarabun New" w:cs="TH Sarabun New" w:hint="cs"/>
          <w:sz w:val="32"/>
          <w:szCs w:val="32"/>
          <w:cs/>
        </w:rPr>
        <w:t>เกมอื่น</w:t>
      </w:r>
      <w:r w:rsidR="00544A6F"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 w:rsidR="00544A6F">
        <w:rPr>
          <w:rFonts w:ascii="TH Sarabun New" w:hAnsi="TH Sarabun New" w:cs="TH Sarabun New"/>
          <w:sz w:val="32"/>
          <w:szCs w:val="32"/>
        </w:rPr>
        <w:t xml:space="preserve">Minecraft </w:t>
      </w:r>
      <w:r w:rsidR="002B2119">
        <w:rPr>
          <w:rFonts w:ascii="TH Sarabun New" w:hAnsi="TH Sarabun New" w:cs="TH Sarabun New" w:hint="cs"/>
          <w:sz w:val="32"/>
          <w:szCs w:val="32"/>
          <w:cs/>
        </w:rPr>
        <w:t>อาจจะช่วยให้การพัฒนาง่ายขึ้น และทำให้เกมมีคุณภาพมากขึ้น</w:t>
      </w:r>
      <w:r w:rsidR="00544A6F">
        <w:rPr>
          <w:rFonts w:ascii="TH Sarabun New" w:hAnsi="TH Sarabun New" w:cs="TH Sarabun New" w:hint="cs"/>
          <w:sz w:val="32"/>
          <w:szCs w:val="32"/>
          <w:cs/>
        </w:rPr>
        <w:t xml:space="preserve"> โดยผู้เล่นอาจจะคุ้นชินกับการเล่นเกมนั้นๆ และทำให้มีผู้</w:t>
      </w:r>
      <w:r w:rsidR="009468DA">
        <w:rPr>
          <w:rFonts w:ascii="TH Sarabun New" w:hAnsi="TH Sarabun New" w:cs="TH Sarabun New" w:hint="cs"/>
          <w:sz w:val="32"/>
          <w:szCs w:val="32"/>
          <w:cs/>
        </w:rPr>
        <w:t>สนใจ</w:t>
      </w:r>
      <w:r w:rsidR="00544A6F">
        <w:rPr>
          <w:rFonts w:ascii="TH Sarabun New" w:hAnsi="TH Sarabun New" w:cs="TH Sarabun New" w:hint="cs"/>
          <w:sz w:val="32"/>
          <w:szCs w:val="32"/>
          <w:cs/>
        </w:rPr>
        <w:t>เล่นมากขึ้น</w:t>
      </w:r>
    </w:p>
    <w:p w14:paraId="10A5E2EC" w14:textId="77777777" w:rsidR="00A374E8" w:rsidRPr="00A374E8" w:rsidRDefault="00D171ED" w:rsidP="00D171ED">
      <w:pPr>
        <w:pStyle w:val="ListParagraph"/>
        <w:numPr>
          <w:ilvl w:val="0"/>
          <w:numId w:val="2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การพัฒนา</w:t>
      </w:r>
      <w:r w:rsidR="00A03FBC">
        <w:rPr>
          <w:rFonts w:ascii="TH Sarabun New" w:hAnsi="TH Sarabun New" w:cs="TH Sarabun New" w:hint="cs"/>
          <w:sz w:val="32"/>
          <w:szCs w:val="32"/>
          <w:cs/>
        </w:rPr>
        <w:t>เกม</w:t>
      </w:r>
      <w:r>
        <w:rPr>
          <w:rFonts w:ascii="TH Sarabun New" w:hAnsi="TH Sarabun New" w:cs="TH Sarabun New" w:hint="cs"/>
          <w:sz w:val="32"/>
          <w:szCs w:val="32"/>
          <w:cs/>
        </w:rPr>
        <w:t>มีข้อจำกัดด้านเวลา จึงต้อง</w:t>
      </w:r>
      <w:r w:rsidR="009D5DEE">
        <w:rPr>
          <w:rFonts w:ascii="TH Sarabun New" w:hAnsi="TH Sarabun New" w:cs="TH Sarabun New" w:hint="cs"/>
          <w:sz w:val="32"/>
          <w:szCs w:val="32"/>
          <w:cs/>
        </w:rPr>
        <w:t>ลดขอบเขตของเกมลงมา</w:t>
      </w:r>
      <w:r w:rsidR="00D25875">
        <w:rPr>
          <w:rFonts w:ascii="TH Sarabun New" w:hAnsi="TH Sarabun New" w:cs="TH Sarabun New" w:hint="cs"/>
          <w:sz w:val="32"/>
          <w:szCs w:val="32"/>
          <w:cs/>
        </w:rPr>
        <w:t>พอควร จึงจะ</w:t>
      </w:r>
      <w:r w:rsidR="00521192">
        <w:rPr>
          <w:rFonts w:ascii="TH Sarabun New" w:hAnsi="TH Sarabun New" w:cs="TH Sarabun New" w:hint="cs"/>
          <w:sz w:val="32"/>
          <w:szCs w:val="32"/>
          <w:cs/>
        </w:rPr>
        <w:t>ทันกำหนดเวลา</w:t>
      </w:r>
    </w:p>
    <w:p w14:paraId="46176E80" w14:textId="177578BF" w:rsidR="00C81758" w:rsidRPr="00D171ED" w:rsidRDefault="00C81758" w:rsidP="00D171ED">
      <w:pPr>
        <w:pStyle w:val="ListParagraph"/>
        <w:numPr>
          <w:ilvl w:val="0"/>
          <w:numId w:val="2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D171ED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F945986" w14:textId="7F38EE35" w:rsidR="00655F32" w:rsidRPr="00E919DB" w:rsidRDefault="00297819" w:rsidP="00C81758">
      <w:pPr>
        <w:spacing w:after="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เอกสารอ้างอิง</w:t>
      </w:r>
    </w:p>
    <w:p w14:paraId="4ACCCDBD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proofErr w:type="spellStart"/>
      <w:r w:rsidRPr="007D491E">
        <w:rPr>
          <w:rFonts w:ascii="TH Sarabun New" w:hAnsi="TH Sarabun New" w:cs="TH Sarabun New"/>
          <w:sz w:val="32"/>
          <w:szCs w:val="32"/>
        </w:rPr>
        <w:t>Bellard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, Fabrice, and the 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FFmpeg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 contributors. "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FFmpeg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 Wiki." Last modified March 7, 2022. https://trac.ffmpeg.org/wiki.</w:t>
      </w:r>
    </w:p>
    <w:p w14:paraId="2DFDA833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r w:rsidRPr="007D491E">
        <w:rPr>
          <w:rFonts w:ascii="TH Sarabun New" w:hAnsi="TH Sarabun New" w:cs="TH Sarabun New"/>
          <w:sz w:val="32"/>
          <w:szCs w:val="32"/>
        </w:rPr>
        <w:t xml:space="preserve">Bramwell. "Smooth Drag N Drop: Godot Guide." </w:t>
      </w:r>
      <w:r w:rsidRPr="007D491E">
        <w:rPr>
          <w:rStyle w:val="Emphasis"/>
          <w:rFonts w:ascii="TH Sarabun New" w:hAnsi="TH Sarabun New" w:cs="TH Sarabun New"/>
          <w:sz w:val="32"/>
          <w:szCs w:val="32"/>
        </w:rPr>
        <w:t>YouTube</w:t>
      </w:r>
      <w:r w:rsidRPr="007D491E">
        <w:rPr>
          <w:rFonts w:ascii="TH Sarabun New" w:hAnsi="TH Sarabun New" w:cs="TH Sarabun New"/>
          <w:sz w:val="32"/>
          <w:szCs w:val="32"/>
        </w:rPr>
        <w:t xml:space="preserve">. June 30, 2020. https://www.youtube.com/watch?v=iSpWZzL2i1o. </w:t>
      </w:r>
    </w:p>
    <w:p w14:paraId="772A6C83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r w:rsidRPr="007D491E">
        <w:rPr>
          <w:rFonts w:ascii="TH Sarabun New" w:hAnsi="TH Sarabun New" w:cs="TH Sarabun New"/>
          <w:sz w:val="32"/>
          <w:szCs w:val="32"/>
        </w:rPr>
        <w:t>Google LLC. "The Color System - Material Design." Last modified 2014. https://material.io/design/color/the-color-system.html.</w:t>
      </w:r>
    </w:p>
    <w:p w14:paraId="3191E270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proofErr w:type="spellStart"/>
      <w:r w:rsidRPr="007D491E">
        <w:rPr>
          <w:rFonts w:ascii="TH Sarabun New" w:hAnsi="TH Sarabun New" w:cs="TH Sarabun New"/>
          <w:sz w:val="32"/>
          <w:szCs w:val="32"/>
        </w:rPr>
        <w:t>Linietsky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, Juan, Ariel 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Manzur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>, and the Godot community. "Godot Engine - Free and open source 2D and 3D game engine." Last modified March 23, 2022. https://godotengine.org.</w:t>
      </w:r>
    </w:p>
    <w:p w14:paraId="44A8BE7A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proofErr w:type="spellStart"/>
      <w:r w:rsidRPr="007D491E">
        <w:rPr>
          <w:rFonts w:ascii="TH Sarabun New" w:hAnsi="TH Sarabun New" w:cs="TH Sarabun New"/>
          <w:sz w:val="32"/>
          <w:szCs w:val="32"/>
        </w:rPr>
        <w:t>Linietsky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, Juan, Ariel 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Manzur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>, and the Godot community. "Godot Engine Documentation." Last modified March 25, 2022. https://docs.godotengine.org/en/stable/.</w:t>
      </w:r>
    </w:p>
    <w:p w14:paraId="18A0155B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proofErr w:type="spellStart"/>
      <w:r w:rsidRPr="007D491E">
        <w:rPr>
          <w:rFonts w:ascii="TH Sarabun New" w:hAnsi="TH Sarabun New" w:cs="TH Sarabun New"/>
          <w:sz w:val="32"/>
          <w:szCs w:val="32"/>
        </w:rPr>
        <w:t>Linietsky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, Juan, Ariel 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Manzur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>, and the Godot community. "Godot Engine Git repository." GitHub. Accessed March 28, 2022. https://github.com/godotengine/godot.</w:t>
      </w:r>
    </w:p>
    <w:p w14:paraId="505FFF07" w14:textId="77777777" w:rsidR="00521192" w:rsidRPr="007D491E" w:rsidRDefault="00521192" w:rsidP="00521192">
      <w:pPr>
        <w:pStyle w:val="NormalWeb"/>
        <w:spacing w:before="260" w:beforeAutospacing="0" w:after="280" w:afterAutospacing="0" w:line="290" w:lineRule="atLeast"/>
        <w:ind w:left="800" w:hanging="720"/>
        <w:rPr>
          <w:rFonts w:ascii="TH Sarabun New" w:hAnsi="TH Sarabun New" w:cs="TH Sarabun New"/>
          <w:sz w:val="32"/>
          <w:szCs w:val="32"/>
        </w:rPr>
      </w:pPr>
      <w:proofErr w:type="spellStart"/>
      <w:r w:rsidRPr="007D491E">
        <w:rPr>
          <w:rFonts w:ascii="TH Sarabun New" w:hAnsi="TH Sarabun New" w:cs="TH Sarabun New"/>
          <w:sz w:val="32"/>
          <w:szCs w:val="32"/>
        </w:rPr>
        <w:t>Tabarani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>, Ahmed E. "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AhmedElTabarani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>/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AnimationRecorder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 xml:space="preserve">: A Tool That Recording Any Animation of </w:t>
      </w:r>
      <w:proofErr w:type="spellStart"/>
      <w:r w:rsidRPr="007D491E">
        <w:rPr>
          <w:rFonts w:ascii="TH Sarabun New" w:hAnsi="TH Sarabun New" w:cs="TH Sarabun New"/>
          <w:sz w:val="32"/>
          <w:szCs w:val="32"/>
        </w:rPr>
        <w:t>AnimationPlayer</w:t>
      </w:r>
      <w:proofErr w:type="spellEnd"/>
      <w:r w:rsidRPr="007D491E">
        <w:rPr>
          <w:rFonts w:ascii="TH Sarabun New" w:hAnsi="TH Sarabun New" w:cs="TH Sarabun New"/>
          <w:sz w:val="32"/>
          <w:szCs w:val="32"/>
        </w:rPr>
        <w:t>." GitHub. Last modified November 6, 2021. https://github.com/AhmedElTabarani/AnimationRecorder.</w:t>
      </w:r>
    </w:p>
    <w:p w14:paraId="1969B1E3" w14:textId="77777777" w:rsidR="00C81758" w:rsidRDefault="00C8175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14:paraId="3638CD71" w14:textId="77777777" w:rsidR="00764B34" w:rsidRDefault="00764B34" w:rsidP="00764B3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E919DB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ภาคผนวก</w:t>
      </w:r>
    </w:p>
    <w:p w14:paraId="3C2E3694" w14:textId="77777777" w:rsidR="00764B34" w:rsidRDefault="00764B34" w:rsidP="00764B34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0538EE37" wp14:editId="7417602F">
            <wp:extent cx="1524000" cy="1524000"/>
            <wp:effectExtent l="0" t="0" r="0" b="0"/>
            <wp:docPr id="63" name="Graphic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phic 6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3FD1F1B8" wp14:editId="7433096A">
            <wp:extent cx="1524000" cy="1524000"/>
            <wp:effectExtent l="0" t="0" r="0" b="0"/>
            <wp:docPr id="21387" name="Graphic 21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raphic 6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64FD2516" wp14:editId="5E84A750">
            <wp:extent cx="1524000" cy="1524000"/>
            <wp:effectExtent l="0" t="0" r="0" b="0"/>
            <wp:docPr id="21379" name="Graphic 2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" name="Graphic 2137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22139E9A" wp14:editId="65B83B0E">
            <wp:extent cx="609600" cy="609600"/>
            <wp:effectExtent l="0" t="0" r="0" b="0"/>
            <wp:docPr id="21389" name="Graphic 2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" name="Graphic 2138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67BE825E" wp14:editId="129C3AC6">
            <wp:extent cx="1524000" cy="1524000"/>
            <wp:effectExtent l="0" t="0" r="0" b="0"/>
            <wp:docPr id="21377" name="Graphic 2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" name="Graphic 2137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0E87839E" wp14:editId="7FD0F506">
            <wp:extent cx="1524000" cy="1524000"/>
            <wp:effectExtent l="0" t="0" r="0" b="0"/>
            <wp:docPr id="21378" name="Graphic 2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" name="Graphic 2137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0E54E2F7" wp14:editId="6993D3E7">
            <wp:extent cx="1524000" cy="1524000"/>
            <wp:effectExtent l="0" t="0" r="0" b="0"/>
            <wp:docPr id="21385" name="Graphic 2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" name="Graphic 2138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67352B45" wp14:editId="7DC9D48C">
            <wp:extent cx="1333500" cy="1333500"/>
            <wp:effectExtent l="0" t="0" r="0" b="0"/>
            <wp:docPr id="21380" name="Graphic 21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" name="Graphic 2138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42EC00EF" wp14:editId="72ECB740">
            <wp:extent cx="1333500" cy="1333500"/>
            <wp:effectExtent l="0" t="0" r="0" b="0"/>
            <wp:docPr id="21381" name="Graphic 2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" name="Graphic 2138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7E3EF7B3" wp14:editId="50B18C22">
            <wp:extent cx="1333500" cy="1333500"/>
            <wp:effectExtent l="0" t="0" r="0" b="0"/>
            <wp:docPr id="21382" name="Graphic 2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" name="Graphic 21382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4659C2CD" wp14:editId="7C931320">
            <wp:extent cx="1333500" cy="1333500"/>
            <wp:effectExtent l="0" t="0" r="0" b="0"/>
            <wp:docPr id="21384" name="Graphic 2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" name="Graphic 21384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3151BEF8" wp14:editId="2817EBD0">
            <wp:extent cx="5256000" cy="2962288"/>
            <wp:effectExtent l="0" t="0" r="1905" b="0"/>
            <wp:docPr id="21397" name="Picture 213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" name="Picture 21397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" r="3054"/>
                    <a:stretch/>
                  </pic:blipFill>
                  <pic:spPr bwMode="auto">
                    <a:xfrm>
                      <a:off x="0" y="0"/>
                      <a:ext cx="5256000" cy="29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08D07" w14:textId="77777777" w:rsidR="00764B34" w:rsidRDefault="00764B34" w:rsidP="00764B34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38BE5B7C" wp14:editId="79C8847A">
            <wp:extent cx="5256000" cy="2971265"/>
            <wp:effectExtent l="0" t="0" r="1905" b="635"/>
            <wp:docPr id="21394" name="Picture 2139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" name="Picture 2139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" r="3198"/>
                    <a:stretch/>
                  </pic:blipFill>
                  <pic:spPr bwMode="auto">
                    <a:xfrm>
                      <a:off x="0" y="0"/>
                      <a:ext cx="5256000" cy="29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1C8F33C2" wp14:editId="3CC161A2">
            <wp:extent cx="5256000" cy="2950690"/>
            <wp:effectExtent l="0" t="0" r="1905" b="2540"/>
            <wp:docPr id="21396" name="Picture 2139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" name="Picture 2139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" t="2222" r="3044" b="4193"/>
                    <a:stretch/>
                  </pic:blipFill>
                  <pic:spPr bwMode="auto">
                    <a:xfrm>
                      <a:off x="0" y="0"/>
                      <a:ext cx="5256000" cy="29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2766" w14:textId="77777777" w:rsidR="00764B34" w:rsidRDefault="00764B34" w:rsidP="00764B34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1CB5A9E" wp14:editId="51604646">
            <wp:extent cx="5731510" cy="2809240"/>
            <wp:effectExtent l="0" t="0" r="2540" b="0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5670" w14:textId="77777777" w:rsidR="00764B34" w:rsidRDefault="00764B34" w:rsidP="00764B34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7574D454" wp14:editId="1E027FBF">
            <wp:extent cx="5731510" cy="2809240"/>
            <wp:effectExtent l="0" t="0" r="2540" b="0"/>
            <wp:docPr id="21398" name="Picture 2139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" name="Picture 21398" descr="A screenshot of a computer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4CFF" w14:textId="33FE7AD6" w:rsidR="00B8109E" w:rsidRPr="00764B34" w:rsidRDefault="00764B34" w:rsidP="00764B34">
      <w:pPr>
        <w:spacing w:line="360" w:lineRule="auto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0EB8525" wp14:editId="465FD693">
            <wp:extent cx="5731510" cy="2809240"/>
            <wp:effectExtent l="0" t="0" r="2540" b="0"/>
            <wp:docPr id="21399" name="Picture 2139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" name="Picture 21399" descr="Graphical user interface, application, Teams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09E" w:rsidRPr="00764B34" w:rsidSect="00240B96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4007AC" w14:textId="77777777" w:rsidR="00275DE2" w:rsidRDefault="00275DE2" w:rsidP="00855F2D">
      <w:pPr>
        <w:spacing w:after="0" w:line="240" w:lineRule="auto"/>
      </w:pPr>
      <w:r>
        <w:separator/>
      </w:r>
    </w:p>
  </w:endnote>
  <w:endnote w:type="continuationSeparator" w:id="0">
    <w:p w14:paraId="55ADB12D" w14:textId="77777777" w:rsidR="00275DE2" w:rsidRDefault="00275DE2" w:rsidP="00855F2D">
      <w:pPr>
        <w:spacing w:after="0" w:line="240" w:lineRule="auto"/>
      </w:pPr>
      <w:r>
        <w:continuationSeparator/>
      </w:r>
    </w:p>
  </w:endnote>
  <w:endnote w:type="continuationNotice" w:id="1">
    <w:p w14:paraId="69C0D4C1" w14:textId="77777777" w:rsidR="00275DE2" w:rsidRDefault="00275D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E1561" w14:textId="77777777" w:rsidR="00275DE2" w:rsidRDefault="00275DE2" w:rsidP="00855F2D">
      <w:pPr>
        <w:spacing w:after="0" w:line="240" w:lineRule="auto"/>
      </w:pPr>
      <w:r>
        <w:separator/>
      </w:r>
    </w:p>
  </w:footnote>
  <w:footnote w:type="continuationSeparator" w:id="0">
    <w:p w14:paraId="70D74A50" w14:textId="77777777" w:rsidR="00275DE2" w:rsidRDefault="00275DE2" w:rsidP="00855F2D">
      <w:pPr>
        <w:spacing w:after="0" w:line="240" w:lineRule="auto"/>
      </w:pPr>
      <w:r>
        <w:continuationSeparator/>
      </w:r>
    </w:p>
  </w:footnote>
  <w:footnote w:type="continuationNotice" w:id="1">
    <w:p w14:paraId="6A0D9DE4" w14:textId="77777777" w:rsidR="00275DE2" w:rsidRDefault="00275D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9578452"/>
      <w:docPartObj>
        <w:docPartGallery w:val="Page Numbers (Top of Page)"/>
        <w:docPartUnique/>
      </w:docPartObj>
    </w:sdtPr>
    <w:sdtEndPr/>
    <w:sdtContent>
      <w:p w14:paraId="1F0888B5" w14:textId="77777777" w:rsidR="00240B96" w:rsidRDefault="00240B96">
        <w:pPr>
          <w:pStyle w:val="Header"/>
          <w:jc w:val="right"/>
        </w:pPr>
        <w:r w:rsidRPr="00240B96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240B96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240B96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297819" w:rsidRPr="00297819">
          <w:rPr>
            <w:rFonts w:ascii="TH SarabunPSK" w:hAnsi="TH SarabunPSK" w:cs="TH SarabunPSK"/>
            <w:noProof/>
            <w:sz w:val="32"/>
            <w:szCs w:val="32"/>
            <w:lang w:val="th-TH"/>
          </w:rPr>
          <w:t>8</w:t>
        </w:r>
        <w:r w:rsidRPr="00240B96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571548F" w14:textId="77777777" w:rsidR="00240B96" w:rsidRDefault="00240B96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6um1R4R+QPA03C" id="i0UtvkmH"/>
    <int:WordHash hashCode="peDXbciSldtzUz" id="JsYZaHQK"/>
    <int:WordHash hashCode="ReoNiD71hsD7Au" id="ZclC8YLP"/>
    <int:ParagraphRange paragraphId="189565284" textId="674508507" start="180" length="5" invalidationStart="180" invalidationLength="5" id="mEped8nc"/>
    <int:WordHash hashCode="cWfkMvMRGc1GqJ" id="2WPodjl9"/>
  </int:Manifest>
  <int:Observations>
    <int:Content id="i0UtvkmH">
      <int:Rejection type="LegacyProofing"/>
    </int:Content>
    <int:Content id="JsYZaHQK">
      <int:Rejection type="LegacyProofing"/>
    </int:Content>
    <int:Content id="ZclC8YLP">
      <int:Rejection type="LegacyProofing"/>
    </int:Content>
    <int:Content id="mEped8nc">
      <int:Rejection type="LegacyProofing"/>
    </int:Content>
    <int:Content id="2WPodjl9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B73AC"/>
    <w:multiLevelType w:val="hybridMultilevel"/>
    <w:tmpl w:val="B6882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A3262"/>
    <w:multiLevelType w:val="hybridMultilevel"/>
    <w:tmpl w:val="CA7EEF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8D7500"/>
    <w:multiLevelType w:val="multilevel"/>
    <w:tmpl w:val="86362C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077744"/>
    <w:multiLevelType w:val="multilevel"/>
    <w:tmpl w:val="589CB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08F17A7"/>
    <w:multiLevelType w:val="multilevel"/>
    <w:tmpl w:val="589CB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1B81836"/>
    <w:multiLevelType w:val="hybridMultilevel"/>
    <w:tmpl w:val="1430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F04A6"/>
    <w:multiLevelType w:val="hybridMultilevel"/>
    <w:tmpl w:val="7CAC3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053CD"/>
    <w:multiLevelType w:val="hybridMultilevel"/>
    <w:tmpl w:val="CCF0B980"/>
    <w:lvl w:ilvl="0" w:tplc="8BB067B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A2367"/>
    <w:multiLevelType w:val="multilevel"/>
    <w:tmpl w:val="EC3C7A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D0E7C46"/>
    <w:multiLevelType w:val="hybridMultilevel"/>
    <w:tmpl w:val="B134ACAA"/>
    <w:lvl w:ilvl="0" w:tplc="1DC2E60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DA3839"/>
    <w:multiLevelType w:val="hybridMultilevel"/>
    <w:tmpl w:val="EF44B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11770D"/>
    <w:multiLevelType w:val="hybridMultilevel"/>
    <w:tmpl w:val="2E409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0F7935"/>
    <w:multiLevelType w:val="hybridMultilevel"/>
    <w:tmpl w:val="511052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7A37A0"/>
    <w:multiLevelType w:val="multilevel"/>
    <w:tmpl w:val="86362C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1F11FDF"/>
    <w:multiLevelType w:val="multilevel"/>
    <w:tmpl w:val="EC3C7A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4904630"/>
    <w:multiLevelType w:val="multilevel"/>
    <w:tmpl w:val="C0C6E9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6" w15:restartNumberingAfterBreak="0">
    <w:nsid w:val="6DFD4D91"/>
    <w:multiLevelType w:val="hybridMultilevel"/>
    <w:tmpl w:val="7992397A"/>
    <w:lvl w:ilvl="0" w:tplc="04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7" w15:restartNumberingAfterBreak="0">
    <w:nsid w:val="6EE062EF"/>
    <w:multiLevelType w:val="hybridMultilevel"/>
    <w:tmpl w:val="9C18B784"/>
    <w:lvl w:ilvl="0" w:tplc="7B504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2A033F8"/>
    <w:multiLevelType w:val="hybridMultilevel"/>
    <w:tmpl w:val="877C481C"/>
    <w:lvl w:ilvl="0" w:tplc="B54008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54008E4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62239EF"/>
    <w:multiLevelType w:val="hybridMultilevel"/>
    <w:tmpl w:val="E12CE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C82071"/>
    <w:multiLevelType w:val="hybridMultilevel"/>
    <w:tmpl w:val="A0C4F088"/>
    <w:lvl w:ilvl="0" w:tplc="1DC2E60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8774601">
    <w:abstractNumId w:val="1"/>
  </w:num>
  <w:num w:numId="2" w16cid:durableId="699821555">
    <w:abstractNumId w:val="3"/>
  </w:num>
  <w:num w:numId="3" w16cid:durableId="1698507309">
    <w:abstractNumId w:val="13"/>
  </w:num>
  <w:num w:numId="4" w16cid:durableId="950236045">
    <w:abstractNumId w:val="8"/>
  </w:num>
  <w:num w:numId="5" w16cid:durableId="1049301166">
    <w:abstractNumId w:val="19"/>
  </w:num>
  <w:num w:numId="6" w16cid:durableId="286664528">
    <w:abstractNumId w:val="17"/>
  </w:num>
  <w:num w:numId="7" w16cid:durableId="1962148097">
    <w:abstractNumId w:val="18"/>
  </w:num>
  <w:num w:numId="8" w16cid:durableId="700058450">
    <w:abstractNumId w:val="6"/>
  </w:num>
  <w:num w:numId="9" w16cid:durableId="2102489443">
    <w:abstractNumId w:val="10"/>
  </w:num>
  <w:num w:numId="10" w16cid:durableId="551424001">
    <w:abstractNumId w:val="11"/>
  </w:num>
  <w:num w:numId="11" w16cid:durableId="806583806">
    <w:abstractNumId w:val="16"/>
  </w:num>
  <w:num w:numId="12" w16cid:durableId="1292785253">
    <w:abstractNumId w:val="5"/>
  </w:num>
  <w:num w:numId="13" w16cid:durableId="734427327">
    <w:abstractNumId w:val="20"/>
  </w:num>
  <w:num w:numId="14" w16cid:durableId="236331856">
    <w:abstractNumId w:val="15"/>
  </w:num>
  <w:num w:numId="15" w16cid:durableId="1531645241">
    <w:abstractNumId w:val="4"/>
  </w:num>
  <w:num w:numId="16" w16cid:durableId="1833063015">
    <w:abstractNumId w:val="2"/>
  </w:num>
  <w:num w:numId="17" w16cid:durableId="2039312731">
    <w:abstractNumId w:val="14"/>
  </w:num>
  <w:num w:numId="18" w16cid:durableId="2132820250">
    <w:abstractNumId w:val="0"/>
  </w:num>
  <w:num w:numId="19" w16cid:durableId="987705539">
    <w:abstractNumId w:val="12"/>
  </w:num>
  <w:num w:numId="20" w16cid:durableId="1793355469">
    <w:abstractNumId w:val="7"/>
  </w:num>
  <w:num w:numId="21" w16cid:durableId="2053646358">
    <w:abstractNumId w:val="9"/>
  </w:num>
  <w:num w:numId="22" w16cid:durableId="18341040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6126041">
    <w:abstractNumId w:val="3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701319054">
    <w:abstractNumId w:val="4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67012997">
    <w:abstractNumId w:val="1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20965105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624073526">
    <w:abstractNumId w:val="8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46342251">
    <w:abstractNumId w:val="14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731"/>
    <w:rsid w:val="0000214D"/>
    <w:rsid w:val="0000218B"/>
    <w:rsid w:val="0000704C"/>
    <w:rsid w:val="00007CBD"/>
    <w:rsid w:val="00011CB8"/>
    <w:rsid w:val="00013836"/>
    <w:rsid w:val="0001494B"/>
    <w:rsid w:val="000172E0"/>
    <w:rsid w:val="000217A8"/>
    <w:rsid w:val="0002600D"/>
    <w:rsid w:val="00026CDB"/>
    <w:rsid w:val="00034C7A"/>
    <w:rsid w:val="00035139"/>
    <w:rsid w:val="00035D86"/>
    <w:rsid w:val="000374D8"/>
    <w:rsid w:val="000379C5"/>
    <w:rsid w:val="00042AD2"/>
    <w:rsid w:val="00045797"/>
    <w:rsid w:val="00045C9A"/>
    <w:rsid w:val="000460B3"/>
    <w:rsid w:val="00050A4C"/>
    <w:rsid w:val="000519AC"/>
    <w:rsid w:val="00055E64"/>
    <w:rsid w:val="00056638"/>
    <w:rsid w:val="00056921"/>
    <w:rsid w:val="00067159"/>
    <w:rsid w:val="00075806"/>
    <w:rsid w:val="000762F5"/>
    <w:rsid w:val="00080930"/>
    <w:rsid w:val="000814CF"/>
    <w:rsid w:val="00081994"/>
    <w:rsid w:val="000821EA"/>
    <w:rsid w:val="00083E9F"/>
    <w:rsid w:val="00090C60"/>
    <w:rsid w:val="00091274"/>
    <w:rsid w:val="00093B0D"/>
    <w:rsid w:val="000A66EF"/>
    <w:rsid w:val="000A7DC1"/>
    <w:rsid w:val="000B0545"/>
    <w:rsid w:val="000B100D"/>
    <w:rsid w:val="000B1063"/>
    <w:rsid w:val="000B425C"/>
    <w:rsid w:val="000B603E"/>
    <w:rsid w:val="000B7106"/>
    <w:rsid w:val="000B7BB7"/>
    <w:rsid w:val="000C051F"/>
    <w:rsid w:val="000C05F3"/>
    <w:rsid w:val="000C083F"/>
    <w:rsid w:val="000C20DD"/>
    <w:rsid w:val="000C5F7C"/>
    <w:rsid w:val="000C684F"/>
    <w:rsid w:val="000D0A3B"/>
    <w:rsid w:val="000D2342"/>
    <w:rsid w:val="000D4CEB"/>
    <w:rsid w:val="000D5406"/>
    <w:rsid w:val="000D5BFA"/>
    <w:rsid w:val="000E1A83"/>
    <w:rsid w:val="000E3A1D"/>
    <w:rsid w:val="000E7286"/>
    <w:rsid w:val="000F14A2"/>
    <w:rsid w:val="000F2640"/>
    <w:rsid w:val="000F7E35"/>
    <w:rsid w:val="001000D4"/>
    <w:rsid w:val="00100A2F"/>
    <w:rsid w:val="0010604A"/>
    <w:rsid w:val="0010778B"/>
    <w:rsid w:val="00114288"/>
    <w:rsid w:val="001152ED"/>
    <w:rsid w:val="0011569D"/>
    <w:rsid w:val="00117467"/>
    <w:rsid w:val="001231F0"/>
    <w:rsid w:val="00124A92"/>
    <w:rsid w:val="00127226"/>
    <w:rsid w:val="00130C68"/>
    <w:rsid w:val="001334EE"/>
    <w:rsid w:val="0014083D"/>
    <w:rsid w:val="00142CAC"/>
    <w:rsid w:val="00142CBB"/>
    <w:rsid w:val="00144003"/>
    <w:rsid w:val="00146D17"/>
    <w:rsid w:val="00151CB4"/>
    <w:rsid w:val="00152AAE"/>
    <w:rsid w:val="00154AA1"/>
    <w:rsid w:val="0016033F"/>
    <w:rsid w:val="00165856"/>
    <w:rsid w:val="00180518"/>
    <w:rsid w:val="00181C58"/>
    <w:rsid w:val="001837C9"/>
    <w:rsid w:val="001857CB"/>
    <w:rsid w:val="00186AF4"/>
    <w:rsid w:val="0018725D"/>
    <w:rsid w:val="00190163"/>
    <w:rsid w:val="00191F4A"/>
    <w:rsid w:val="001A2416"/>
    <w:rsid w:val="001A309B"/>
    <w:rsid w:val="001A5481"/>
    <w:rsid w:val="001A5917"/>
    <w:rsid w:val="001B1F42"/>
    <w:rsid w:val="001B6141"/>
    <w:rsid w:val="001B63BE"/>
    <w:rsid w:val="001B78DD"/>
    <w:rsid w:val="001C45E6"/>
    <w:rsid w:val="001C5501"/>
    <w:rsid w:val="001C6EFD"/>
    <w:rsid w:val="001C7329"/>
    <w:rsid w:val="001D0200"/>
    <w:rsid w:val="001D1DF8"/>
    <w:rsid w:val="001D784C"/>
    <w:rsid w:val="001E1683"/>
    <w:rsid w:val="001E21A0"/>
    <w:rsid w:val="001E306B"/>
    <w:rsid w:val="001E4BED"/>
    <w:rsid w:val="001E56B5"/>
    <w:rsid w:val="001F129E"/>
    <w:rsid w:val="001F1D74"/>
    <w:rsid w:val="001F780F"/>
    <w:rsid w:val="00200740"/>
    <w:rsid w:val="0020217A"/>
    <w:rsid w:val="00205169"/>
    <w:rsid w:val="002055F1"/>
    <w:rsid w:val="00205E43"/>
    <w:rsid w:val="00206DB9"/>
    <w:rsid w:val="00206DBD"/>
    <w:rsid w:val="00211051"/>
    <w:rsid w:val="00211992"/>
    <w:rsid w:val="00211A52"/>
    <w:rsid w:val="00213DE5"/>
    <w:rsid w:val="002142F2"/>
    <w:rsid w:val="00215A71"/>
    <w:rsid w:val="00216086"/>
    <w:rsid w:val="002168E0"/>
    <w:rsid w:val="00217640"/>
    <w:rsid w:val="00217726"/>
    <w:rsid w:val="00220CD9"/>
    <w:rsid w:val="00220EAC"/>
    <w:rsid w:val="002233CC"/>
    <w:rsid w:val="00225000"/>
    <w:rsid w:val="002325DA"/>
    <w:rsid w:val="0023730C"/>
    <w:rsid w:val="00237D8A"/>
    <w:rsid w:val="00240B96"/>
    <w:rsid w:val="0024176A"/>
    <w:rsid w:val="00241938"/>
    <w:rsid w:val="00244462"/>
    <w:rsid w:val="002448B6"/>
    <w:rsid w:val="00246027"/>
    <w:rsid w:val="00246CAB"/>
    <w:rsid w:val="00247978"/>
    <w:rsid w:val="00254195"/>
    <w:rsid w:val="00254A38"/>
    <w:rsid w:val="00262E6B"/>
    <w:rsid w:val="00263E2E"/>
    <w:rsid w:val="00265ABC"/>
    <w:rsid w:val="00271BCB"/>
    <w:rsid w:val="00275DE2"/>
    <w:rsid w:val="00276D3D"/>
    <w:rsid w:val="00276DC4"/>
    <w:rsid w:val="00277B6E"/>
    <w:rsid w:val="0028119D"/>
    <w:rsid w:val="002834AC"/>
    <w:rsid w:val="002843BA"/>
    <w:rsid w:val="00285C55"/>
    <w:rsid w:val="00293230"/>
    <w:rsid w:val="002963ED"/>
    <w:rsid w:val="00296E7C"/>
    <w:rsid w:val="002973EF"/>
    <w:rsid w:val="002977F4"/>
    <w:rsid w:val="00297819"/>
    <w:rsid w:val="002A110E"/>
    <w:rsid w:val="002A44EA"/>
    <w:rsid w:val="002A571D"/>
    <w:rsid w:val="002A5BA9"/>
    <w:rsid w:val="002A63A5"/>
    <w:rsid w:val="002B08EC"/>
    <w:rsid w:val="002B1CDD"/>
    <w:rsid w:val="002B2119"/>
    <w:rsid w:val="002B23EB"/>
    <w:rsid w:val="002B7175"/>
    <w:rsid w:val="002B780E"/>
    <w:rsid w:val="002C24F2"/>
    <w:rsid w:val="002C2800"/>
    <w:rsid w:val="002C2B44"/>
    <w:rsid w:val="002C4357"/>
    <w:rsid w:val="002D2914"/>
    <w:rsid w:val="002D39C3"/>
    <w:rsid w:val="002D4DDD"/>
    <w:rsid w:val="002D6B20"/>
    <w:rsid w:val="002E3FC3"/>
    <w:rsid w:val="002E4901"/>
    <w:rsid w:val="002F3E46"/>
    <w:rsid w:val="00302A7B"/>
    <w:rsid w:val="00304196"/>
    <w:rsid w:val="00304551"/>
    <w:rsid w:val="00306C79"/>
    <w:rsid w:val="00310A84"/>
    <w:rsid w:val="00312C05"/>
    <w:rsid w:val="0032025A"/>
    <w:rsid w:val="00323E77"/>
    <w:rsid w:val="00343B01"/>
    <w:rsid w:val="00353012"/>
    <w:rsid w:val="0036344C"/>
    <w:rsid w:val="00382EEF"/>
    <w:rsid w:val="00391678"/>
    <w:rsid w:val="00394687"/>
    <w:rsid w:val="003A54B9"/>
    <w:rsid w:val="003B0E8E"/>
    <w:rsid w:val="003B0F40"/>
    <w:rsid w:val="003B15DE"/>
    <w:rsid w:val="003B2975"/>
    <w:rsid w:val="003B34F0"/>
    <w:rsid w:val="003B5A7B"/>
    <w:rsid w:val="003C10B1"/>
    <w:rsid w:val="003C1372"/>
    <w:rsid w:val="003C2174"/>
    <w:rsid w:val="003C2375"/>
    <w:rsid w:val="003C32FC"/>
    <w:rsid w:val="003C3FB7"/>
    <w:rsid w:val="003C4A4C"/>
    <w:rsid w:val="003C5F22"/>
    <w:rsid w:val="003C610E"/>
    <w:rsid w:val="003C7093"/>
    <w:rsid w:val="003D1301"/>
    <w:rsid w:val="003E05D8"/>
    <w:rsid w:val="003E33E3"/>
    <w:rsid w:val="003E3C6E"/>
    <w:rsid w:val="003E3D3B"/>
    <w:rsid w:val="003E3D76"/>
    <w:rsid w:val="003E7046"/>
    <w:rsid w:val="003E7387"/>
    <w:rsid w:val="003F02F8"/>
    <w:rsid w:val="00404AE7"/>
    <w:rsid w:val="00404D55"/>
    <w:rsid w:val="00406ACB"/>
    <w:rsid w:val="004114C2"/>
    <w:rsid w:val="004200D1"/>
    <w:rsid w:val="0042049E"/>
    <w:rsid w:val="0042144D"/>
    <w:rsid w:val="00421D3E"/>
    <w:rsid w:val="00421DD5"/>
    <w:rsid w:val="00422C47"/>
    <w:rsid w:val="00424764"/>
    <w:rsid w:val="00425462"/>
    <w:rsid w:val="0043115A"/>
    <w:rsid w:val="0043455C"/>
    <w:rsid w:val="00434579"/>
    <w:rsid w:val="0043536E"/>
    <w:rsid w:val="00436733"/>
    <w:rsid w:val="00436C7B"/>
    <w:rsid w:val="004411D8"/>
    <w:rsid w:val="00441C32"/>
    <w:rsid w:val="004444A0"/>
    <w:rsid w:val="00446795"/>
    <w:rsid w:val="00453C97"/>
    <w:rsid w:val="00456738"/>
    <w:rsid w:val="004570B8"/>
    <w:rsid w:val="0046274B"/>
    <w:rsid w:val="004639FF"/>
    <w:rsid w:val="00463B11"/>
    <w:rsid w:val="0046451E"/>
    <w:rsid w:val="004657C5"/>
    <w:rsid w:val="00466357"/>
    <w:rsid w:val="00470A46"/>
    <w:rsid w:val="004715CF"/>
    <w:rsid w:val="00473608"/>
    <w:rsid w:val="004761BC"/>
    <w:rsid w:val="0047777F"/>
    <w:rsid w:val="00477B1D"/>
    <w:rsid w:val="00486464"/>
    <w:rsid w:val="00487919"/>
    <w:rsid w:val="0049190A"/>
    <w:rsid w:val="00494132"/>
    <w:rsid w:val="004963B7"/>
    <w:rsid w:val="004A1DD1"/>
    <w:rsid w:val="004A24BC"/>
    <w:rsid w:val="004A41AB"/>
    <w:rsid w:val="004A46C5"/>
    <w:rsid w:val="004B091E"/>
    <w:rsid w:val="004B106E"/>
    <w:rsid w:val="004B2535"/>
    <w:rsid w:val="004B3E09"/>
    <w:rsid w:val="004B40F9"/>
    <w:rsid w:val="004B4592"/>
    <w:rsid w:val="004B4C48"/>
    <w:rsid w:val="004B60E0"/>
    <w:rsid w:val="004B65B6"/>
    <w:rsid w:val="004C0D51"/>
    <w:rsid w:val="004C18C3"/>
    <w:rsid w:val="004C5C49"/>
    <w:rsid w:val="004D1890"/>
    <w:rsid w:val="004E1DCB"/>
    <w:rsid w:val="004E1FB0"/>
    <w:rsid w:val="004E63CF"/>
    <w:rsid w:val="004E66AC"/>
    <w:rsid w:val="004E73B8"/>
    <w:rsid w:val="004F23EF"/>
    <w:rsid w:val="00502DB6"/>
    <w:rsid w:val="00514B88"/>
    <w:rsid w:val="00515B25"/>
    <w:rsid w:val="00515DDB"/>
    <w:rsid w:val="005179C4"/>
    <w:rsid w:val="00521192"/>
    <w:rsid w:val="00521397"/>
    <w:rsid w:val="005213DC"/>
    <w:rsid w:val="00521CFD"/>
    <w:rsid w:val="00522D63"/>
    <w:rsid w:val="00526894"/>
    <w:rsid w:val="00526DB3"/>
    <w:rsid w:val="00527911"/>
    <w:rsid w:val="005314E5"/>
    <w:rsid w:val="00533294"/>
    <w:rsid w:val="005447DE"/>
    <w:rsid w:val="00544A6F"/>
    <w:rsid w:val="00547EB0"/>
    <w:rsid w:val="00550C5D"/>
    <w:rsid w:val="00555A6F"/>
    <w:rsid w:val="0055611E"/>
    <w:rsid w:val="005571AA"/>
    <w:rsid w:val="0055778E"/>
    <w:rsid w:val="00567045"/>
    <w:rsid w:val="00570D95"/>
    <w:rsid w:val="00572FBA"/>
    <w:rsid w:val="00574DD5"/>
    <w:rsid w:val="005772E5"/>
    <w:rsid w:val="00577569"/>
    <w:rsid w:val="00581F15"/>
    <w:rsid w:val="00581F26"/>
    <w:rsid w:val="0058570D"/>
    <w:rsid w:val="005879A3"/>
    <w:rsid w:val="005907EB"/>
    <w:rsid w:val="0059191B"/>
    <w:rsid w:val="005932D1"/>
    <w:rsid w:val="00593348"/>
    <w:rsid w:val="00594B58"/>
    <w:rsid w:val="005A3A4E"/>
    <w:rsid w:val="005A5E40"/>
    <w:rsid w:val="005A649C"/>
    <w:rsid w:val="005A7D7F"/>
    <w:rsid w:val="005B2133"/>
    <w:rsid w:val="005B4960"/>
    <w:rsid w:val="005B5B10"/>
    <w:rsid w:val="005B7D99"/>
    <w:rsid w:val="005C09B9"/>
    <w:rsid w:val="005C0C27"/>
    <w:rsid w:val="005C3014"/>
    <w:rsid w:val="005C3414"/>
    <w:rsid w:val="005C6C3B"/>
    <w:rsid w:val="005D3725"/>
    <w:rsid w:val="005D51B5"/>
    <w:rsid w:val="005D62C0"/>
    <w:rsid w:val="005E5C7B"/>
    <w:rsid w:val="005F10A5"/>
    <w:rsid w:val="005F496D"/>
    <w:rsid w:val="005F6728"/>
    <w:rsid w:val="006009B3"/>
    <w:rsid w:val="0060203E"/>
    <w:rsid w:val="006031BB"/>
    <w:rsid w:val="00603E36"/>
    <w:rsid w:val="0060715F"/>
    <w:rsid w:val="006139CA"/>
    <w:rsid w:val="00617F3F"/>
    <w:rsid w:val="00620B8E"/>
    <w:rsid w:val="006238CF"/>
    <w:rsid w:val="00625E78"/>
    <w:rsid w:val="00626A87"/>
    <w:rsid w:val="00626BA5"/>
    <w:rsid w:val="00633F82"/>
    <w:rsid w:val="0063433F"/>
    <w:rsid w:val="00645304"/>
    <w:rsid w:val="006507BF"/>
    <w:rsid w:val="006519AE"/>
    <w:rsid w:val="00651F33"/>
    <w:rsid w:val="006533EE"/>
    <w:rsid w:val="00653F1A"/>
    <w:rsid w:val="00654937"/>
    <w:rsid w:val="00655902"/>
    <w:rsid w:val="00655F32"/>
    <w:rsid w:val="00655F8E"/>
    <w:rsid w:val="006605F3"/>
    <w:rsid w:val="00660C77"/>
    <w:rsid w:val="00661135"/>
    <w:rsid w:val="0066137F"/>
    <w:rsid w:val="00671548"/>
    <w:rsid w:val="00680254"/>
    <w:rsid w:val="006828A7"/>
    <w:rsid w:val="00683506"/>
    <w:rsid w:val="00684CDA"/>
    <w:rsid w:val="00685837"/>
    <w:rsid w:val="00685EEA"/>
    <w:rsid w:val="00687CAF"/>
    <w:rsid w:val="00687DB7"/>
    <w:rsid w:val="006914DC"/>
    <w:rsid w:val="0069190D"/>
    <w:rsid w:val="00692B46"/>
    <w:rsid w:val="00693E8A"/>
    <w:rsid w:val="00695590"/>
    <w:rsid w:val="00695F76"/>
    <w:rsid w:val="00697652"/>
    <w:rsid w:val="00697F2D"/>
    <w:rsid w:val="006A1436"/>
    <w:rsid w:val="006A15A3"/>
    <w:rsid w:val="006A3660"/>
    <w:rsid w:val="006A36FD"/>
    <w:rsid w:val="006B20A8"/>
    <w:rsid w:val="006B5F4F"/>
    <w:rsid w:val="006B740E"/>
    <w:rsid w:val="006C09F0"/>
    <w:rsid w:val="006C469B"/>
    <w:rsid w:val="006C4992"/>
    <w:rsid w:val="006C6A72"/>
    <w:rsid w:val="006C735D"/>
    <w:rsid w:val="006C7443"/>
    <w:rsid w:val="006C74B2"/>
    <w:rsid w:val="006C774E"/>
    <w:rsid w:val="006D0C2E"/>
    <w:rsid w:val="006D500F"/>
    <w:rsid w:val="006D5344"/>
    <w:rsid w:val="006D6982"/>
    <w:rsid w:val="006E3EE2"/>
    <w:rsid w:val="006E41B6"/>
    <w:rsid w:val="006E488B"/>
    <w:rsid w:val="006F0CF5"/>
    <w:rsid w:val="006F4932"/>
    <w:rsid w:val="00700D44"/>
    <w:rsid w:val="007055D8"/>
    <w:rsid w:val="007127E3"/>
    <w:rsid w:val="00714CDC"/>
    <w:rsid w:val="00722234"/>
    <w:rsid w:val="00723718"/>
    <w:rsid w:val="00724CCE"/>
    <w:rsid w:val="00724D18"/>
    <w:rsid w:val="00727071"/>
    <w:rsid w:val="00731C41"/>
    <w:rsid w:val="007331CA"/>
    <w:rsid w:val="00734BF0"/>
    <w:rsid w:val="00734FD0"/>
    <w:rsid w:val="00735417"/>
    <w:rsid w:val="00736C15"/>
    <w:rsid w:val="0073721F"/>
    <w:rsid w:val="007421AF"/>
    <w:rsid w:val="00745698"/>
    <w:rsid w:val="00750A32"/>
    <w:rsid w:val="0075597F"/>
    <w:rsid w:val="00755D52"/>
    <w:rsid w:val="00761CF6"/>
    <w:rsid w:val="00763BAE"/>
    <w:rsid w:val="00764B34"/>
    <w:rsid w:val="00765653"/>
    <w:rsid w:val="00771DF2"/>
    <w:rsid w:val="00772B79"/>
    <w:rsid w:val="00783507"/>
    <w:rsid w:val="00793382"/>
    <w:rsid w:val="00794B4B"/>
    <w:rsid w:val="0079711D"/>
    <w:rsid w:val="007A03E5"/>
    <w:rsid w:val="007A2873"/>
    <w:rsid w:val="007A2948"/>
    <w:rsid w:val="007A3C03"/>
    <w:rsid w:val="007A5888"/>
    <w:rsid w:val="007A6761"/>
    <w:rsid w:val="007B1A7B"/>
    <w:rsid w:val="007B49A2"/>
    <w:rsid w:val="007B589C"/>
    <w:rsid w:val="007B73D2"/>
    <w:rsid w:val="007C3757"/>
    <w:rsid w:val="007C54A0"/>
    <w:rsid w:val="007D414D"/>
    <w:rsid w:val="007D4F50"/>
    <w:rsid w:val="007D685E"/>
    <w:rsid w:val="007E1951"/>
    <w:rsid w:val="007E1E3E"/>
    <w:rsid w:val="007E5912"/>
    <w:rsid w:val="007E7D35"/>
    <w:rsid w:val="007F3948"/>
    <w:rsid w:val="007F4F6D"/>
    <w:rsid w:val="007F65AA"/>
    <w:rsid w:val="007F6655"/>
    <w:rsid w:val="00803D28"/>
    <w:rsid w:val="00805D16"/>
    <w:rsid w:val="00805DAA"/>
    <w:rsid w:val="00806F0D"/>
    <w:rsid w:val="00814561"/>
    <w:rsid w:val="00817042"/>
    <w:rsid w:val="00817546"/>
    <w:rsid w:val="00820B2D"/>
    <w:rsid w:val="00823FD7"/>
    <w:rsid w:val="00832164"/>
    <w:rsid w:val="00833482"/>
    <w:rsid w:val="00834B52"/>
    <w:rsid w:val="00835B82"/>
    <w:rsid w:val="008402C9"/>
    <w:rsid w:val="00840DEA"/>
    <w:rsid w:val="008445B1"/>
    <w:rsid w:val="00845242"/>
    <w:rsid w:val="008505A3"/>
    <w:rsid w:val="00851A40"/>
    <w:rsid w:val="0085542F"/>
    <w:rsid w:val="00855F2D"/>
    <w:rsid w:val="00855F89"/>
    <w:rsid w:val="00856238"/>
    <w:rsid w:val="008563A9"/>
    <w:rsid w:val="00861936"/>
    <w:rsid w:val="008626BC"/>
    <w:rsid w:val="0086498A"/>
    <w:rsid w:val="00867B55"/>
    <w:rsid w:val="00870345"/>
    <w:rsid w:val="00870DC8"/>
    <w:rsid w:val="00872B23"/>
    <w:rsid w:val="00872D8C"/>
    <w:rsid w:val="00873936"/>
    <w:rsid w:val="00875D69"/>
    <w:rsid w:val="008802DC"/>
    <w:rsid w:val="0088281C"/>
    <w:rsid w:val="0088372C"/>
    <w:rsid w:val="00884DCE"/>
    <w:rsid w:val="00885FE8"/>
    <w:rsid w:val="00890BE1"/>
    <w:rsid w:val="0089644C"/>
    <w:rsid w:val="0089732F"/>
    <w:rsid w:val="008A0211"/>
    <w:rsid w:val="008A0956"/>
    <w:rsid w:val="008A3F61"/>
    <w:rsid w:val="008B000B"/>
    <w:rsid w:val="008B0062"/>
    <w:rsid w:val="008B25E6"/>
    <w:rsid w:val="008B6550"/>
    <w:rsid w:val="008C0590"/>
    <w:rsid w:val="008C22F5"/>
    <w:rsid w:val="008C2E40"/>
    <w:rsid w:val="008C3866"/>
    <w:rsid w:val="008C3E26"/>
    <w:rsid w:val="008C53BC"/>
    <w:rsid w:val="008D3E0C"/>
    <w:rsid w:val="008E3CC6"/>
    <w:rsid w:val="008E4F60"/>
    <w:rsid w:val="008F1955"/>
    <w:rsid w:val="008F1A96"/>
    <w:rsid w:val="008F2180"/>
    <w:rsid w:val="008F3B7E"/>
    <w:rsid w:val="008F460B"/>
    <w:rsid w:val="008F49DA"/>
    <w:rsid w:val="008F5D0F"/>
    <w:rsid w:val="008F652E"/>
    <w:rsid w:val="00901968"/>
    <w:rsid w:val="009034E5"/>
    <w:rsid w:val="0091220F"/>
    <w:rsid w:val="00912C9B"/>
    <w:rsid w:val="00915219"/>
    <w:rsid w:val="00915B97"/>
    <w:rsid w:val="009217AD"/>
    <w:rsid w:val="009262B2"/>
    <w:rsid w:val="00933CDC"/>
    <w:rsid w:val="0094130D"/>
    <w:rsid w:val="00941C34"/>
    <w:rsid w:val="009424C5"/>
    <w:rsid w:val="00942E7E"/>
    <w:rsid w:val="00943648"/>
    <w:rsid w:val="009454B6"/>
    <w:rsid w:val="009468DA"/>
    <w:rsid w:val="00947AEE"/>
    <w:rsid w:val="009536D7"/>
    <w:rsid w:val="00954925"/>
    <w:rsid w:val="00955B4D"/>
    <w:rsid w:val="009575EE"/>
    <w:rsid w:val="00960186"/>
    <w:rsid w:val="0096301E"/>
    <w:rsid w:val="009632D0"/>
    <w:rsid w:val="00963FA2"/>
    <w:rsid w:val="009657A4"/>
    <w:rsid w:val="009667EE"/>
    <w:rsid w:val="00966F6F"/>
    <w:rsid w:val="00970DDD"/>
    <w:rsid w:val="0097121D"/>
    <w:rsid w:val="009712EF"/>
    <w:rsid w:val="00971549"/>
    <w:rsid w:val="00973D71"/>
    <w:rsid w:val="0097441B"/>
    <w:rsid w:val="009754EA"/>
    <w:rsid w:val="0097652E"/>
    <w:rsid w:val="009819E5"/>
    <w:rsid w:val="00983EA7"/>
    <w:rsid w:val="00990BE0"/>
    <w:rsid w:val="009928BE"/>
    <w:rsid w:val="00995BED"/>
    <w:rsid w:val="009A0CBB"/>
    <w:rsid w:val="009A493F"/>
    <w:rsid w:val="009A621E"/>
    <w:rsid w:val="009A6EB0"/>
    <w:rsid w:val="009B032D"/>
    <w:rsid w:val="009B4C60"/>
    <w:rsid w:val="009B59CD"/>
    <w:rsid w:val="009B693E"/>
    <w:rsid w:val="009B6A20"/>
    <w:rsid w:val="009C05DB"/>
    <w:rsid w:val="009C35FF"/>
    <w:rsid w:val="009D05FC"/>
    <w:rsid w:val="009D4A5A"/>
    <w:rsid w:val="009D5DEE"/>
    <w:rsid w:val="009E2196"/>
    <w:rsid w:val="009E345F"/>
    <w:rsid w:val="009F0CD4"/>
    <w:rsid w:val="009F272C"/>
    <w:rsid w:val="009F2A55"/>
    <w:rsid w:val="009F2CED"/>
    <w:rsid w:val="00A00CBA"/>
    <w:rsid w:val="00A030E3"/>
    <w:rsid w:val="00A03FBC"/>
    <w:rsid w:val="00A108D9"/>
    <w:rsid w:val="00A114ED"/>
    <w:rsid w:val="00A151B1"/>
    <w:rsid w:val="00A21469"/>
    <w:rsid w:val="00A21C3F"/>
    <w:rsid w:val="00A21EF3"/>
    <w:rsid w:val="00A223B7"/>
    <w:rsid w:val="00A2340F"/>
    <w:rsid w:val="00A23715"/>
    <w:rsid w:val="00A25228"/>
    <w:rsid w:val="00A27186"/>
    <w:rsid w:val="00A279BB"/>
    <w:rsid w:val="00A32822"/>
    <w:rsid w:val="00A33879"/>
    <w:rsid w:val="00A34A67"/>
    <w:rsid w:val="00A34A92"/>
    <w:rsid w:val="00A374E8"/>
    <w:rsid w:val="00A37981"/>
    <w:rsid w:val="00A44600"/>
    <w:rsid w:val="00A468EA"/>
    <w:rsid w:val="00A47DF9"/>
    <w:rsid w:val="00A536EC"/>
    <w:rsid w:val="00A5393E"/>
    <w:rsid w:val="00A542FD"/>
    <w:rsid w:val="00A54F68"/>
    <w:rsid w:val="00A572B3"/>
    <w:rsid w:val="00A60890"/>
    <w:rsid w:val="00A64F39"/>
    <w:rsid w:val="00A66317"/>
    <w:rsid w:val="00A705BA"/>
    <w:rsid w:val="00A741B4"/>
    <w:rsid w:val="00A744CC"/>
    <w:rsid w:val="00A74D09"/>
    <w:rsid w:val="00A76107"/>
    <w:rsid w:val="00A82A9A"/>
    <w:rsid w:val="00A8479E"/>
    <w:rsid w:val="00A84847"/>
    <w:rsid w:val="00A864B0"/>
    <w:rsid w:val="00A869A4"/>
    <w:rsid w:val="00A9179C"/>
    <w:rsid w:val="00A94DBA"/>
    <w:rsid w:val="00A97016"/>
    <w:rsid w:val="00AA15CA"/>
    <w:rsid w:val="00AA34E3"/>
    <w:rsid w:val="00AA43FD"/>
    <w:rsid w:val="00AA5999"/>
    <w:rsid w:val="00AA5AFF"/>
    <w:rsid w:val="00AA741B"/>
    <w:rsid w:val="00AB045C"/>
    <w:rsid w:val="00AB09C8"/>
    <w:rsid w:val="00AB586B"/>
    <w:rsid w:val="00AB6F65"/>
    <w:rsid w:val="00AC06A1"/>
    <w:rsid w:val="00AC136C"/>
    <w:rsid w:val="00AC4485"/>
    <w:rsid w:val="00AC5FBA"/>
    <w:rsid w:val="00AC6544"/>
    <w:rsid w:val="00AD595D"/>
    <w:rsid w:val="00AE39EC"/>
    <w:rsid w:val="00AE4915"/>
    <w:rsid w:val="00AE5A23"/>
    <w:rsid w:val="00AE74D5"/>
    <w:rsid w:val="00AF14C6"/>
    <w:rsid w:val="00AF1C78"/>
    <w:rsid w:val="00AF3154"/>
    <w:rsid w:val="00AF42EE"/>
    <w:rsid w:val="00AF4BA6"/>
    <w:rsid w:val="00AF57E4"/>
    <w:rsid w:val="00B02068"/>
    <w:rsid w:val="00B03773"/>
    <w:rsid w:val="00B249A9"/>
    <w:rsid w:val="00B251D1"/>
    <w:rsid w:val="00B26854"/>
    <w:rsid w:val="00B26F7E"/>
    <w:rsid w:val="00B27AD6"/>
    <w:rsid w:val="00B27FB8"/>
    <w:rsid w:val="00B30346"/>
    <w:rsid w:val="00B305A2"/>
    <w:rsid w:val="00B316DB"/>
    <w:rsid w:val="00B31891"/>
    <w:rsid w:val="00B33C04"/>
    <w:rsid w:val="00B35826"/>
    <w:rsid w:val="00B3752F"/>
    <w:rsid w:val="00B4387A"/>
    <w:rsid w:val="00B443EE"/>
    <w:rsid w:val="00B51B1F"/>
    <w:rsid w:val="00B521CC"/>
    <w:rsid w:val="00B559D7"/>
    <w:rsid w:val="00B55FC8"/>
    <w:rsid w:val="00B66E0D"/>
    <w:rsid w:val="00B72C26"/>
    <w:rsid w:val="00B73528"/>
    <w:rsid w:val="00B74EAC"/>
    <w:rsid w:val="00B7561F"/>
    <w:rsid w:val="00B76A31"/>
    <w:rsid w:val="00B80ACD"/>
    <w:rsid w:val="00B8109E"/>
    <w:rsid w:val="00B83226"/>
    <w:rsid w:val="00B84BA5"/>
    <w:rsid w:val="00B856B3"/>
    <w:rsid w:val="00B90369"/>
    <w:rsid w:val="00B94F0F"/>
    <w:rsid w:val="00B97D86"/>
    <w:rsid w:val="00BA20BC"/>
    <w:rsid w:val="00BA3293"/>
    <w:rsid w:val="00BA4E11"/>
    <w:rsid w:val="00BA5D58"/>
    <w:rsid w:val="00BA71B1"/>
    <w:rsid w:val="00BB0E04"/>
    <w:rsid w:val="00BB2556"/>
    <w:rsid w:val="00BB2E1E"/>
    <w:rsid w:val="00BB3A7E"/>
    <w:rsid w:val="00BB3F93"/>
    <w:rsid w:val="00BC0D75"/>
    <w:rsid w:val="00BC1646"/>
    <w:rsid w:val="00BC1F98"/>
    <w:rsid w:val="00BC3894"/>
    <w:rsid w:val="00BC3DA5"/>
    <w:rsid w:val="00BC43D5"/>
    <w:rsid w:val="00BC7E43"/>
    <w:rsid w:val="00BD5035"/>
    <w:rsid w:val="00BD6159"/>
    <w:rsid w:val="00BE1479"/>
    <w:rsid w:val="00BE288F"/>
    <w:rsid w:val="00BE2A80"/>
    <w:rsid w:val="00BE31CC"/>
    <w:rsid w:val="00BE5E1D"/>
    <w:rsid w:val="00BE6E39"/>
    <w:rsid w:val="00BE7F89"/>
    <w:rsid w:val="00BF001B"/>
    <w:rsid w:val="00BF17A7"/>
    <w:rsid w:val="00BF1845"/>
    <w:rsid w:val="00BF2DC9"/>
    <w:rsid w:val="00BF32F1"/>
    <w:rsid w:val="00BF3ABF"/>
    <w:rsid w:val="00BF3B2F"/>
    <w:rsid w:val="00BF65D3"/>
    <w:rsid w:val="00C10204"/>
    <w:rsid w:val="00C104E1"/>
    <w:rsid w:val="00C127CF"/>
    <w:rsid w:val="00C13731"/>
    <w:rsid w:val="00C13B61"/>
    <w:rsid w:val="00C15784"/>
    <w:rsid w:val="00C20DB5"/>
    <w:rsid w:val="00C22365"/>
    <w:rsid w:val="00C24D50"/>
    <w:rsid w:val="00C25066"/>
    <w:rsid w:val="00C26862"/>
    <w:rsid w:val="00C3473D"/>
    <w:rsid w:val="00C40068"/>
    <w:rsid w:val="00C42F2D"/>
    <w:rsid w:val="00C46C88"/>
    <w:rsid w:val="00C46CEE"/>
    <w:rsid w:val="00C4715D"/>
    <w:rsid w:val="00C578D4"/>
    <w:rsid w:val="00C57E21"/>
    <w:rsid w:val="00C60941"/>
    <w:rsid w:val="00C64112"/>
    <w:rsid w:val="00C672ED"/>
    <w:rsid w:val="00C73180"/>
    <w:rsid w:val="00C73D2F"/>
    <w:rsid w:val="00C75A82"/>
    <w:rsid w:val="00C80A6E"/>
    <w:rsid w:val="00C814E5"/>
    <w:rsid w:val="00C81758"/>
    <w:rsid w:val="00C8356D"/>
    <w:rsid w:val="00C83766"/>
    <w:rsid w:val="00C91B0A"/>
    <w:rsid w:val="00C92200"/>
    <w:rsid w:val="00C92EED"/>
    <w:rsid w:val="00C959EF"/>
    <w:rsid w:val="00C965F2"/>
    <w:rsid w:val="00C97F4B"/>
    <w:rsid w:val="00CA1820"/>
    <w:rsid w:val="00CA29D5"/>
    <w:rsid w:val="00CA2E86"/>
    <w:rsid w:val="00CA3A5D"/>
    <w:rsid w:val="00CB0044"/>
    <w:rsid w:val="00CB275F"/>
    <w:rsid w:val="00CB5130"/>
    <w:rsid w:val="00CB7073"/>
    <w:rsid w:val="00CC2661"/>
    <w:rsid w:val="00CC2FC2"/>
    <w:rsid w:val="00CC365F"/>
    <w:rsid w:val="00CC6A7B"/>
    <w:rsid w:val="00CD56E1"/>
    <w:rsid w:val="00CD5F0D"/>
    <w:rsid w:val="00CD7216"/>
    <w:rsid w:val="00CE0786"/>
    <w:rsid w:val="00CF120B"/>
    <w:rsid w:val="00CF4810"/>
    <w:rsid w:val="00CF6044"/>
    <w:rsid w:val="00CF7CA9"/>
    <w:rsid w:val="00CF7CBC"/>
    <w:rsid w:val="00D01B6D"/>
    <w:rsid w:val="00D02DD9"/>
    <w:rsid w:val="00D04F4D"/>
    <w:rsid w:val="00D07F3B"/>
    <w:rsid w:val="00D10447"/>
    <w:rsid w:val="00D10CE7"/>
    <w:rsid w:val="00D1486F"/>
    <w:rsid w:val="00D14F0D"/>
    <w:rsid w:val="00D171ED"/>
    <w:rsid w:val="00D2262D"/>
    <w:rsid w:val="00D23446"/>
    <w:rsid w:val="00D25875"/>
    <w:rsid w:val="00D33BA7"/>
    <w:rsid w:val="00D3663E"/>
    <w:rsid w:val="00D406CB"/>
    <w:rsid w:val="00D40A55"/>
    <w:rsid w:val="00D43263"/>
    <w:rsid w:val="00D456B9"/>
    <w:rsid w:val="00D45F5C"/>
    <w:rsid w:val="00D470C3"/>
    <w:rsid w:val="00D50F7E"/>
    <w:rsid w:val="00D541C6"/>
    <w:rsid w:val="00D5647F"/>
    <w:rsid w:val="00D60419"/>
    <w:rsid w:val="00D61717"/>
    <w:rsid w:val="00D65486"/>
    <w:rsid w:val="00D6590C"/>
    <w:rsid w:val="00D6742A"/>
    <w:rsid w:val="00D6784D"/>
    <w:rsid w:val="00D70018"/>
    <w:rsid w:val="00D73D7D"/>
    <w:rsid w:val="00D75B00"/>
    <w:rsid w:val="00D81846"/>
    <w:rsid w:val="00D8300B"/>
    <w:rsid w:val="00D846E6"/>
    <w:rsid w:val="00D847CC"/>
    <w:rsid w:val="00D84A81"/>
    <w:rsid w:val="00D9009B"/>
    <w:rsid w:val="00D91AB6"/>
    <w:rsid w:val="00D92EBA"/>
    <w:rsid w:val="00D940E8"/>
    <w:rsid w:val="00DA3AC7"/>
    <w:rsid w:val="00DA74D0"/>
    <w:rsid w:val="00DB0EB7"/>
    <w:rsid w:val="00DB1DD2"/>
    <w:rsid w:val="00DC247F"/>
    <w:rsid w:val="00DC3875"/>
    <w:rsid w:val="00DD2D08"/>
    <w:rsid w:val="00DD43DF"/>
    <w:rsid w:val="00DD4987"/>
    <w:rsid w:val="00DD51FB"/>
    <w:rsid w:val="00DE375A"/>
    <w:rsid w:val="00DE6CAA"/>
    <w:rsid w:val="00DE6FE9"/>
    <w:rsid w:val="00DE74F6"/>
    <w:rsid w:val="00DF29EE"/>
    <w:rsid w:val="00DF2D33"/>
    <w:rsid w:val="00DF4476"/>
    <w:rsid w:val="00DF497A"/>
    <w:rsid w:val="00DF7426"/>
    <w:rsid w:val="00E00AB3"/>
    <w:rsid w:val="00E00B67"/>
    <w:rsid w:val="00E01AF6"/>
    <w:rsid w:val="00E02984"/>
    <w:rsid w:val="00E048A2"/>
    <w:rsid w:val="00E1562E"/>
    <w:rsid w:val="00E162DF"/>
    <w:rsid w:val="00E178CF"/>
    <w:rsid w:val="00E2013B"/>
    <w:rsid w:val="00E214EC"/>
    <w:rsid w:val="00E26B3C"/>
    <w:rsid w:val="00E308E9"/>
    <w:rsid w:val="00E32332"/>
    <w:rsid w:val="00E32AAA"/>
    <w:rsid w:val="00E32EA4"/>
    <w:rsid w:val="00E33784"/>
    <w:rsid w:val="00E36CC9"/>
    <w:rsid w:val="00E378A0"/>
    <w:rsid w:val="00E405FB"/>
    <w:rsid w:val="00E42671"/>
    <w:rsid w:val="00E42CE1"/>
    <w:rsid w:val="00E43A13"/>
    <w:rsid w:val="00E50D8B"/>
    <w:rsid w:val="00E511D0"/>
    <w:rsid w:val="00E55AA8"/>
    <w:rsid w:val="00E63C8E"/>
    <w:rsid w:val="00E64A43"/>
    <w:rsid w:val="00E67453"/>
    <w:rsid w:val="00E674C1"/>
    <w:rsid w:val="00E72834"/>
    <w:rsid w:val="00E73D5E"/>
    <w:rsid w:val="00E768C6"/>
    <w:rsid w:val="00E80A19"/>
    <w:rsid w:val="00E86B60"/>
    <w:rsid w:val="00E919DB"/>
    <w:rsid w:val="00E94E33"/>
    <w:rsid w:val="00E95E42"/>
    <w:rsid w:val="00EA1300"/>
    <w:rsid w:val="00EA1F82"/>
    <w:rsid w:val="00EA43DC"/>
    <w:rsid w:val="00EA4A7E"/>
    <w:rsid w:val="00EB1A7F"/>
    <w:rsid w:val="00EB1D22"/>
    <w:rsid w:val="00EB25B6"/>
    <w:rsid w:val="00EB4BBF"/>
    <w:rsid w:val="00EC0459"/>
    <w:rsid w:val="00EC085B"/>
    <w:rsid w:val="00EC5D4D"/>
    <w:rsid w:val="00EC5FBF"/>
    <w:rsid w:val="00EC7214"/>
    <w:rsid w:val="00ED41AC"/>
    <w:rsid w:val="00ED5D29"/>
    <w:rsid w:val="00ED6679"/>
    <w:rsid w:val="00EE0286"/>
    <w:rsid w:val="00EE2882"/>
    <w:rsid w:val="00EE468D"/>
    <w:rsid w:val="00EF0A70"/>
    <w:rsid w:val="00EF469D"/>
    <w:rsid w:val="00EF5001"/>
    <w:rsid w:val="00EF5DFF"/>
    <w:rsid w:val="00F048FE"/>
    <w:rsid w:val="00F06204"/>
    <w:rsid w:val="00F1028F"/>
    <w:rsid w:val="00F1278C"/>
    <w:rsid w:val="00F12B43"/>
    <w:rsid w:val="00F15D2E"/>
    <w:rsid w:val="00F2371A"/>
    <w:rsid w:val="00F25763"/>
    <w:rsid w:val="00F25CE4"/>
    <w:rsid w:val="00F308F9"/>
    <w:rsid w:val="00F33767"/>
    <w:rsid w:val="00F41848"/>
    <w:rsid w:val="00F426B8"/>
    <w:rsid w:val="00F44933"/>
    <w:rsid w:val="00F52D15"/>
    <w:rsid w:val="00F5498C"/>
    <w:rsid w:val="00F55635"/>
    <w:rsid w:val="00F56A18"/>
    <w:rsid w:val="00F57143"/>
    <w:rsid w:val="00F6007F"/>
    <w:rsid w:val="00F642AD"/>
    <w:rsid w:val="00F74845"/>
    <w:rsid w:val="00F749FD"/>
    <w:rsid w:val="00F777B9"/>
    <w:rsid w:val="00F84F08"/>
    <w:rsid w:val="00F9056D"/>
    <w:rsid w:val="00F9273C"/>
    <w:rsid w:val="00F92EA5"/>
    <w:rsid w:val="00F93166"/>
    <w:rsid w:val="00F936BD"/>
    <w:rsid w:val="00F95572"/>
    <w:rsid w:val="00F958E0"/>
    <w:rsid w:val="00F95D12"/>
    <w:rsid w:val="00F967E7"/>
    <w:rsid w:val="00FA2540"/>
    <w:rsid w:val="00FA6AF9"/>
    <w:rsid w:val="00FA6E62"/>
    <w:rsid w:val="00FB0265"/>
    <w:rsid w:val="00FB24F8"/>
    <w:rsid w:val="00FB5300"/>
    <w:rsid w:val="00FB7854"/>
    <w:rsid w:val="00FC0D74"/>
    <w:rsid w:val="00FC18C2"/>
    <w:rsid w:val="00FC1CA7"/>
    <w:rsid w:val="00FC28C5"/>
    <w:rsid w:val="00FC548C"/>
    <w:rsid w:val="00FD60D5"/>
    <w:rsid w:val="00FD6698"/>
    <w:rsid w:val="00FE1D63"/>
    <w:rsid w:val="00FE49A0"/>
    <w:rsid w:val="00FE591C"/>
    <w:rsid w:val="00FF0383"/>
    <w:rsid w:val="00FF5288"/>
    <w:rsid w:val="00FF7027"/>
    <w:rsid w:val="02ED9404"/>
    <w:rsid w:val="0320B5BC"/>
    <w:rsid w:val="03A61D12"/>
    <w:rsid w:val="0EA10C2C"/>
    <w:rsid w:val="0EC6DD67"/>
    <w:rsid w:val="0EFE5ADE"/>
    <w:rsid w:val="0FE37FB4"/>
    <w:rsid w:val="1503772D"/>
    <w:rsid w:val="15DF8E78"/>
    <w:rsid w:val="1A886D4F"/>
    <w:rsid w:val="1CA18FD8"/>
    <w:rsid w:val="20956897"/>
    <w:rsid w:val="21D2B1D9"/>
    <w:rsid w:val="2649240B"/>
    <w:rsid w:val="2CD08D5E"/>
    <w:rsid w:val="2D903075"/>
    <w:rsid w:val="2ED7A63E"/>
    <w:rsid w:val="337F5550"/>
    <w:rsid w:val="36F3D45F"/>
    <w:rsid w:val="37F88851"/>
    <w:rsid w:val="3F27B68A"/>
    <w:rsid w:val="50E70F36"/>
    <w:rsid w:val="52CB9002"/>
    <w:rsid w:val="53132669"/>
    <w:rsid w:val="561C0C76"/>
    <w:rsid w:val="5BECD9AD"/>
    <w:rsid w:val="60441C91"/>
    <w:rsid w:val="62AB2193"/>
    <w:rsid w:val="69DE04DC"/>
    <w:rsid w:val="6A6BFEB0"/>
    <w:rsid w:val="6E78BC0C"/>
    <w:rsid w:val="7251BC5D"/>
    <w:rsid w:val="78B88FA9"/>
    <w:rsid w:val="7C55DB61"/>
    <w:rsid w:val="7ECF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B3A65"/>
  <w15:chartTrackingRefBased/>
  <w15:docId w15:val="{3413B60C-213E-435D-BDBB-22A455C7B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6F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6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203E"/>
    <w:pPr>
      <w:ind w:left="720"/>
      <w:contextualSpacing/>
    </w:pPr>
  </w:style>
  <w:style w:type="table" w:styleId="TableGrid">
    <w:name w:val="Table Grid"/>
    <w:basedOn w:val="TableNormal"/>
    <w:uiPriority w:val="39"/>
    <w:rsid w:val="00B90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5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F2D"/>
  </w:style>
  <w:style w:type="paragraph" w:styleId="Footer">
    <w:name w:val="footer"/>
    <w:basedOn w:val="Normal"/>
    <w:link w:val="FooterChar"/>
    <w:uiPriority w:val="99"/>
    <w:unhideWhenUsed/>
    <w:rsid w:val="00855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F2D"/>
  </w:style>
  <w:style w:type="character" w:customStyle="1" w:styleId="Heading1Char">
    <w:name w:val="Heading 1 Char"/>
    <w:basedOn w:val="DefaultParagraphFont"/>
    <w:link w:val="Heading1"/>
    <w:uiPriority w:val="9"/>
    <w:rsid w:val="00806F0D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806F0D"/>
    <w:pPr>
      <w:outlineLvl w:val="9"/>
    </w:pPr>
    <w:rPr>
      <w:szCs w:val="32"/>
      <w:lang w:bidi="ar-SA"/>
    </w:rPr>
  </w:style>
  <w:style w:type="paragraph" w:customStyle="1" w:styleId="Heading1forReport">
    <w:name w:val="Heading 1 for Report"/>
    <w:basedOn w:val="Heading1"/>
    <w:link w:val="Heading1forReportChar"/>
    <w:qFormat/>
    <w:rsid w:val="00806F0D"/>
    <w:pPr>
      <w:jc w:val="center"/>
    </w:pPr>
    <w:rPr>
      <w:rFonts w:ascii="TH Sarabun New" w:hAnsi="TH Sarabun New" w:cs="TH Sarabun New"/>
      <w:b/>
      <w:bCs/>
      <w:color w:val="000000" w:themeColor="text1"/>
      <w:szCs w:val="32"/>
    </w:rPr>
  </w:style>
  <w:style w:type="paragraph" w:customStyle="1" w:styleId="Heading2forReport">
    <w:name w:val="Heading 2 for Report"/>
    <w:basedOn w:val="Heading2"/>
    <w:link w:val="Heading2forReportChar"/>
    <w:qFormat/>
    <w:rsid w:val="00806F0D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1forReportChar">
    <w:name w:val="Heading 1 for Report Char"/>
    <w:basedOn w:val="Heading1Char"/>
    <w:link w:val="Heading1forReport"/>
    <w:rsid w:val="00806F0D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customStyle="1" w:styleId="NormalforReport">
    <w:name w:val="Normal for Report"/>
    <w:basedOn w:val="Normal"/>
    <w:link w:val="NormalforReportChar"/>
    <w:qFormat/>
    <w:rsid w:val="00806F0D"/>
    <w:rPr>
      <w:rFonts w:ascii="TH Sarabun New" w:eastAsia="TH Sarabun New" w:hAnsi="TH Sarabun New" w:cs="TH Sarabun New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6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2forReportChar">
    <w:name w:val="Heading 2 for Report Char"/>
    <w:basedOn w:val="Heading2Char"/>
    <w:link w:val="Heading2forReport"/>
    <w:rsid w:val="00806F0D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652E"/>
    <w:pPr>
      <w:tabs>
        <w:tab w:val="right" w:leader="dot" w:pos="9016"/>
      </w:tabs>
      <w:spacing w:after="100"/>
    </w:pPr>
    <w:rPr>
      <w:noProof/>
      <w:color w:val="000000" w:themeColor="text1"/>
    </w:rPr>
  </w:style>
  <w:style w:type="character" w:customStyle="1" w:styleId="NormalforReportChar">
    <w:name w:val="Normal for Report Char"/>
    <w:basedOn w:val="DefaultParagraphFont"/>
    <w:link w:val="NormalforReport"/>
    <w:rsid w:val="00806F0D"/>
    <w:rPr>
      <w:rFonts w:ascii="TH Sarabun New" w:eastAsia="TH Sarabun New" w:hAnsi="TH Sarabun New" w:cs="TH Sarabun New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7652E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879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79A3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79A3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79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79A3"/>
    <w:rPr>
      <w:b/>
      <w:bCs/>
      <w:sz w:val="20"/>
      <w:szCs w:val="25"/>
    </w:rPr>
  </w:style>
  <w:style w:type="character" w:styleId="UnresolvedMention">
    <w:name w:val="Unresolved Mention"/>
    <w:basedOn w:val="DefaultParagraphFont"/>
    <w:uiPriority w:val="99"/>
    <w:semiHidden/>
    <w:unhideWhenUsed/>
    <w:rsid w:val="00FE49A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B1CDD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B1CDD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2B1CDD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52119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21192"/>
    <w:rPr>
      <w:i/>
      <w:iCs/>
    </w:rPr>
  </w:style>
  <w:style w:type="paragraph" w:styleId="Revision">
    <w:name w:val="Revision"/>
    <w:hidden/>
    <w:uiPriority w:val="99"/>
    <w:semiHidden/>
    <w:rsid w:val="00F958E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60230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47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7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2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50118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9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0818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874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323044">
                                          <w:marLeft w:val="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single" w:sz="6" w:space="8" w:color="000000"/>
                                            <w:left w:val="single" w:sz="6" w:space="31" w:color="000000"/>
                                            <w:bottom w:val="single" w:sz="6" w:space="8" w:color="000000"/>
                                            <w:right w:val="single" w:sz="6" w:space="31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7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68864"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664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505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614228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46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61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47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879629">
                                          <w:marLeft w:val="0"/>
                                          <w:marRight w:val="300"/>
                                          <w:marTop w:val="0"/>
                                          <w:marBottom w:val="0"/>
                                          <w:divBdr>
                                            <w:top w:val="single" w:sz="6" w:space="8" w:color="000000"/>
                                            <w:left w:val="single" w:sz="6" w:space="31" w:color="000000"/>
                                            <w:bottom w:val="single" w:sz="6" w:space="8" w:color="000000"/>
                                            <w:right w:val="single" w:sz="6" w:space="31" w:color="0000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2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sv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b5eee53e344c40e5" Type="http://schemas.microsoft.com/office/2019/09/relationships/intelligence" Target="intelligence.xml"/><Relationship Id="rId16" Type="http://schemas.openxmlformats.org/officeDocument/2006/relationships/image" Target="media/image5.png"/><Relationship Id="rId11" Type="http://schemas.openxmlformats.org/officeDocument/2006/relationships/image" Target="media/image1.jpeg"/><Relationship Id="rId32" Type="http://schemas.openxmlformats.org/officeDocument/2006/relationships/image" Target="media/image21.sv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svg"/><Relationship Id="rId5" Type="http://schemas.openxmlformats.org/officeDocument/2006/relationships/numbering" Target="numbering.xml"/><Relationship Id="rId90" Type="http://schemas.openxmlformats.org/officeDocument/2006/relationships/fontTable" Target="fontTable.xml"/><Relationship Id="rId14" Type="http://schemas.openxmlformats.org/officeDocument/2006/relationships/image" Target="media/image3.sv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svg"/><Relationship Id="rId77" Type="http://schemas.openxmlformats.org/officeDocument/2006/relationships/image" Target="media/image66.sv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sv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svg"/><Relationship Id="rId83" Type="http://schemas.openxmlformats.org/officeDocument/2006/relationships/image" Target="media/image72.svg"/><Relationship Id="rId88" Type="http://schemas.openxmlformats.org/officeDocument/2006/relationships/image" Target="media/image77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svg"/><Relationship Id="rId73" Type="http://schemas.openxmlformats.org/officeDocument/2006/relationships/image" Target="media/image62.svg"/><Relationship Id="rId78" Type="http://schemas.openxmlformats.org/officeDocument/2006/relationships/image" Target="media/image67.png"/><Relationship Id="rId81" Type="http://schemas.openxmlformats.org/officeDocument/2006/relationships/image" Target="media/image70.svg"/><Relationship Id="rId86" Type="http://schemas.openxmlformats.org/officeDocument/2006/relationships/image" Target="media/image7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sv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EC112FCF15739D44AAC70AC8493BDE4C" ma:contentTypeVersion="4" ma:contentTypeDescription="สร้างเอกสารใหม่" ma:contentTypeScope="" ma:versionID="befb074fdd54b01fe41b4791d0ce7894">
  <xsd:schema xmlns:xsd="http://www.w3.org/2001/XMLSchema" xmlns:xs="http://www.w3.org/2001/XMLSchema" xmlns:p="http://schemas.microsoft.com/office/2006/metadata/properties" xmlns:ns2="c6dd2a0e-1b6e-4029-8853-ac304bf91828" targetNamespace="http://schemas.microsoft.com/office/2006/metadata/properties" ma:root="true" ma:fieldsID="d65688c0357f08462c12f73cbc77d985" ns2:_="">
    <xsd:import namespace="c6dd2a0e-1b6e-4029-8853-ac304bf918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dd2a0e-1b6e-4029-8853-ac304bf918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564247-8D39-4AF8-A923-1E622A59B5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1944B7-F5C0-442D-9406-F0D45B883F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dd2a0e-1b6e-4029-8853-ac304bf918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CF0F85-9EC9-4816-86BD-471365A215E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1A2B39E-A853-4089-9A15-192713BBCD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38</Pages>
  <Words>3937</Words>
  <Characters>22446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flaxibility: Drag and Drop Factory Managing Puzzle Game</vt:lpstr>
      <vt:lpstr/>
    </vt:vector>
  </TitlesOfParts>
  <Company/>
  <LinksUpToDate>false</LinksUpToDate>
  <CharactersWithSpaces>26331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flaxibility: Drag and Drop Factory Managing Puzzle Game</dc:title>
  <dc:subject/>
  <dc:creator>Phuwit Puthipairoj</dc:creator>
  <cp:keywords/>
  <dc:description/>
  <cp:lastModifiedBy>ภูวิศ   พุฒิไพโรจน์</cp:lastModifiedBy>
  <cp:revision>8</cp:revision>
  <cp:lastPrinted>2022-04-03T15:54:00Z</cp:lastPrinted>
  <dcterms:created xsi:type="dcterms:W3CDTF">2022-04-03T12:22:00Z</dcterms:created>
  <dcterms:modified xsi:type="dcterms:W3CDTF">2022-04-03T15:59:00Z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0x010100EC112FCF15739D44AAC70AC8493BDE4C</vt:lpwstr>
  </property>
</Properties>
</file>